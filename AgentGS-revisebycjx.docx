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9DC2C">
      <w:pPr>
        <w:ind w:firstLine="0"/>
        <w:jc w:val="center"/>
        <w:rPr>
          <w:rFonts w:eastAsia="黑体"/>
          <w:b/>
          <w:bCs/>
          <w:sz w:val="36"/>
          <w:szCs w:val="36"/>
          <w:lang w:eastAsia="zh-CN"/>
        </w:rPr>
      </w:pPr>
      <w:r>
        <w:rPr>
          <w:rFonts w:eastAsia="黑体"/>
          <w:b/>
          <w:bCs/>
          <w:sz w:val="36"/>
          <w:szCs w:val="36"/>
          <w:lang w:eastAsia="zh-CN"/>
        </w:rPr>
        <w:t>AgentGS: Plan Composition and Completion over Skill Hypergraphs</w:t>
      </w:r>
    </w:p>
    <w:p w14:paraId="43207BF2">
      <w:pPr>
        <w:pStyle w:val="167"/>
        <w:rPr>
          <w:lang w:eastAsia="zh-CN"/>
        </w:rPr>
        <w:sectPr>
          <w:headerReference r:id="rId5" w:type="default"/>
          <w:footerReference r:id="rId6" w:type="default"/>
          <w:type w:val="continuous"/>
          <w:pgSz w:w="12240" w:h="15840"/>
          <w:pgMar w:top="1674" w:right="1076" w:bottom="1693" w:left="1076" w:header="1080" w:footer="1200" w:gutter="0"/>
          <w:cols w:space="478" w:num="1"/>
          <w:docGrid w:linePitch="360" w:charSpace="0"/>
        </w:sectPr>
      </w:pPr>
      <w:r>
        <w:rPr>
          <w:lang w:eastAsia="zh-CN"/>
        </w:rPr>
        <w:t>作者与单位：</w:t>
      </w:r>
    </w:p>
    <w:p w14:paraId="503FC556">
      <w:pPr>
        <w:pStyle w:val="3"/>
        <w:rPr>
          <w:lang w:eastAsia="zh-CN"/>
        </w:rPr>
      </w:pPr>
      <w:r>
        <w:rPr>
          <w:lang w:eastAsia="zh-CN"/>
        </w:rPr>
        <w:t>摘要</w:t>
      </w:r>
    </w:p>
    <w:p w14:paraId="39824697">
      <w:pPr>
        <w:rPr>
          <w:lang w:eastAsia="zh-CN"/>
        </w:rPr>
      </w:pPr>
      <w:r>
        <w:rPr>
          <w:lang w:eastAsia="zh-CN"/>
        </w:rPr>
        <w:t>复杂地学任务通常需要协同调用多种工具，并在计算步骤之间传递中间结果。现有方法往往围绕具体工具进行规划，导致任务流程依赖特定实现;而直接复用完整策略，又难以根据任务需求组合不同策略中的局部步骤。为此，本文提出AgentGS，一种基于技能超图的能力组合与工具编排方法。AgentGS采用 Skill-Capability-Tool三层表示，将任务策略、可复用能力与具体工具解耦，使系统能够先组织操作流程，再选择工具实现。技能超图通过共享能力建立不同策略之间的关联，为跨策略组合提供结构化依据。给定选定策略，系统首先展开其所需操作及相应的前置步骤。当当前操作链缺少必要的中间步骤时，系统沿其他策略声明的依赖关系搜索可行的连接分支。通过联合检查步骤依赖、数据衔接和工具可用性，系统将满足约束且不存在歧义的分支加入当前计划，从而复用其他策略中的局部步骤。随后，系统选择具体工具，传递任务数据与中间结果，并对执行失败的步骤进行局部恢复。在此基础上，AgentGS还能够将新形成的能力流程组织为候选Skill，为后续注册与复用提供支持。在覆盖10个地学领域、包含603道任务的GeoToolEval评测中，AgentGS达到 0.8</w:t>
      </w:r>
      <w:r>
        <w:rPr>
          <w:rFonts w:hint="eastAsia"/>
          <w:lang w:eastAsia="zh-CN"/>
        </w:rPr>
        <w:t>73</w:t>
      </w:r>
      <w:r>
        <w:rPr>
          <w:lang w:eastAsia="zh-CN"/>
        </w:rPr>
        <w:t>1的平均最终答案正确性得分(FAS)。消融实验表明，分层规划和缺失能力补全均能提升任务性能，其中前置步骤展开、能力补全和执行恢复对多步任务的帮助尤为突出。</w:t>
      </w:r>
    </w:p>
    <w:p w14:paraId="55DADA3B">
      <w:r>
        <w:t>关键词：LLM Agen</w:t>
      </w:r>
      <w:r>
        <w:rPr>
          <w:lang w:eastAsia="zh-CN"/>
        </w:rPr>
        <w:t>ts</w:t>
      </w:r>
      <w:r>
        <w:t>；Compositional Planning；Tool Orchestration；Skill Hypergraph；Scientific Agent</w:t>
      </w:r>
    </w:p>
    <w:p w14:paraId="47F2FF4C">
      <w:pPr>
        <w:pStyle w:val="3"/>
      </w:pPr>
      <w:r>
        <w:t>1 引言</w:t>
      </w:r>
    </w:p>
    <w:p w14:paraId="5038D5BC">
      <w:pPr>
        <w:ind w:firstLine="360" w:firstLineChars="200"/>
        <w:rPr>
          <w:lang w:eastAsia="zh-CN"/>
        </w:rPr>
        <w:pPrChange w:id="0" w:author="崔佳旭Jay" w:date="2026-10-07T17:46:14Z">
          <w:pPr/>
        </w:pPrChange>
      </w:pPr>
      <w:ins w:id="1" w:author="崔佳旭Jay" w:date="2026-10-07T14:31:56Z">
        <w:r>
          <w:rPr>
            <w:rFonts w:hint="eastAsia"/>
            <w:lang w:val="en-US" w:eastAsia="zh-CN"/>
          </w:rPr>
          <w:t>从</w:t>
        </w:r>
      </w:ins>
      <w:r>
        <w:t>气候变化</w:t>
      </w:r>
      <w:del w:id="2" w:author="崔佳旭Jay" w:date="2026-10-07T17:43:25Z">
        <w:r>
          <w:rPr/>
          <w:delText>的时空演变</w:delText>
        </w:r>
      </w:del>
      <w:r>
        <w:t>、关键矿产</w:t>
      </w:r>
      <w:del w:id="3" w:author="崔佳旭Jay" w:date="2026-10-07T17:43:33Z">
        <w:r>
          <w:rPr/>
          <w:delText>勘探</w:delText>
        </w:r>
      </w:del>
      <w:ins w:id="4" w:author="崔佳旭Jay" w:date="2026-10-07T14:32:10Z">
        <w:r>
          <w:rPr>
            <w:rFonts w:hint="eastAsia"/>
            <w:lang w:eastAsia="zh-CN"/>
          </w:rPr>
          <w:t>，</w:t>
        </w:r>
      </w:ins>
      <w:ins w:id="5" w:author="崔佳旭Jay" w:date="2026-10-07T14:32:11Z">
        <w:r>
          <w:rPr>
            <w:rFonts w:hint="eastAsia"/>
            <w:lang w:val="en-US" w:eastAsia="zh-CN"/>
          </w:rPr>
          <w:t>到</w:t>
        </w:r>
      </w:ins>
      <w:del w:id="6" w:author="崔佳旭Jay" w:date="2026-10-07T14:32:10Z">
        <w:r>
          <w:rPr/>
          <w:delText>、</w:delText>
        </w:r>
      </w:del>
      <w:r>
        <w:t>能源资源</w:t>
      </w:r>
      <w:del w:id="7" w:author="崔佳旭Jay" w:date="2026-10-07T17:43:37Z">
        <w:r>
          <w:rPr/>
          <w:delText>评价</w:delText>
        </w:r>
      </w:del>
      <w:del w:id="8" w:author="崔佳旭Jay" w:date="2026-10-07T14:32:13Z">
        <w:r>
          <w:rPr>
            <w:rFonts w:hint="default"/>
            <w:lang w:val="en-US"/>
          </w:rPr>
          <w:delText>以及</w:delText>
        </w:r>
      </w:del>
      <w:ins w:id="9" w:author="崔佳旭Jay" w:date="2026-10-07T14:32:14Z">
        <w:r>
          <w:rPr>
            <w:rFonts w:hint="eastAsia"/>
            <w:lang w:val="en-US" w:eastAsia="zh-CN"/>
          </w:rPr>
          <w:t>与</w:t>
        </w:r>
      </w:ins>
      <w:del w:id="10" w:author="崔佳旭Jay" w:date="2026-10-07T17:43:41Z">
        <w:r>
          <w:rPr/>
          <w:delText>自然</w:delText>
        </w:r>
      </w:del>
      <w:r>
        <w:t>灾害风险分析，</w:t>
      </w:r>
      <w:ins w:id="11" w:author="崔佳旭Jay" w:date="2026-10-07T14:32:20Z">
        <w:r>
          <w:rPr>
            <w:rFonts w:hint="eastAsia"/>
            <w:lang w:val="en-US" w:eastAsia="zh-CN"/>
          </w:rPr>
          <w:t>地球科学</w:t>
        </w:r>
      </w:ins>
      <w:ins w:id="12" w:author="崔佳旭Jay" w:date="2026-10-07T14:32:23Z">
        <w:r>
          <w:rPr>
            <w:rFonts w:hint="eastAsia"/>
            <w:lang w:val="en-US" w:eastAsia="zh-CN"/>
          </w:rPr>
          <w:t>研究</w:t>
        </w:r>
      </w:ins>
      <w:ins w:id="13" w:author="崔佳旭Jay" w:date="2026-10-07T14:32:24Z">
        <w:r>
          <w:rPr>
            <w:rFonts w:hint="eastAsia"/>
            <w:lang w:val="en-US" w:eastAsia="zh-CN"/>
          </w:rPr>
          <w:t>始终</w:t>
        </w:r>
      </w:ins>
      <w:ins w:id="14" w:author="崔佳旭Jay" w:date="2026-10-07T14:32:28Z">
        <w:r>
          <w:rPr>
            <w:rFonts w:hint="eastAsia"/>
            <w:lang w:val="en-US" w:eastAsia="zh-CN"/>
          </w:rPr>
          <w:t>致力于</w:t>
        </w:r>
      </w:ins>
      <w:del w:id="15" w:author="崔佳旭Jay" w:date="2026-10-07T14:32:30Z">
        <w:r>
          <w:rPr/>
          <w:delText>都要求</w:delText>
        </w:r>
      </w:del>
      <w:r>
        <w:t>从观测数据出发形成可检验的科学判断。</w:t>
      </w:r>
      <w:ins w:id="16" w:author="崔佳旭Jay" w:date="2026-10-07T17:54:30Z">
        <w:r>
          <w:rPr>
            <w:rFonts w:hint="eastAsia"/>
            <w:lang w:val="en-US" w:eastAsia="zh-CN"/>
          </w:rPr>
          <w:t>上述</w:t>
        </w:r>
      </w:ins>
      <w:ins w:id="17" w:author="崔佳旭Jay" w:date="2026-10-07T17:44:10Z">
        <w:r>
          <w:rPr>
            <w:rFonts w:hint="eastAsia"/>
          </w:rPr>
          <w:t>研究前沿集中体现了数据密集、计算密集与跨学科</w:t>
        </w:r>
      </w:ins>
      <w:ins w:id="18" w:author="崔佳旭Jay" w:date="2026-10-07T17:54:22Z">
        <w:r>
          <w:rPr>
            <w:rFonts w:hint="eastAsia"/>
            <w:lang w:val="en-US" w:eastAsia="zh-CN"/>
          </w:rPr>
          <w:t>等</w:t>
        </w:r>
      </w:ins>
      <w:ins w:id="19" w:author="崔佳旭Jay" w:date="2026-10-07T17:44:10Z">
        <w:r>
          <w:rPr>
            <w:rFonts w:hint="eastAsia"/>
          </w:rPr>
          <w:t>特征</w:t>
        </w:r>
      </w:ins>
      <w:ins w:id="20" w:author="崔佳旭Jay" w:date="2026-10-07T17:56:54Z">
        <w:r>
          <w:rPr>
            <w:rFonts w:hint="eastAsia"/>
            <w:lang w:eastAsia="zh-CN"/>
          </w:rPr>
          <w:t>，</w:t>
        </w:r>
      </w:ins>
      <w:ins w:id="21" w:author="崔佳旭Jay" w:date="2026-10-07T17:56:55Z">
        <w:r>
          <w:rPr>
            <w:rFonts w:hint="eastAsia"/>
            <w:lang w:val="en-US" w:eastAsia="zh-CN"/>
          </w:rPr>
          <w:t>地学</w:t>
        </w:r>
      </w:ins>
      <w:ins w:id="22" w:author="崔佳旭Jay" w:date="2026-10-07T17:44:10Z">
        <w:r>
          <w:rPr>
            <w:rFonts w:hint="eastAsia"/>
          </w:rPr>
          <w:t>研究范式正转向由大数据与人工智能共同驱动的预测性系统科学</w:t>
        </w:r>
      </w:ins>
      <w:ins w:id="23" w:author="崔佳旭Jay" w:date="2026-10-07T20:52:26Z">
        <w:r>
          <w:rPr>
            <w:lang w:eastAsia="zh-CN"/>
          </w:rPr>
          <w:t>[</w:t>
        </w:r>
      </w:ins>
      <w:ins w:id="24" w:author="崔佳旭Jay" w:date="2026-10-07T20:52:26Z">
        <w:r>
          <w:rPr/>
          <w:fldChar w:fldCharType="begin"/>
        </w:r>
      </w:ins>
      <w:ins w:id="25" w:author="崔佳旭Jay" w:date="2026-10-07T20:52:26Z">
        <w:r>
          <w:rPr>
            <w:lang w:eastAsia="zh-CN"/>
          </w:rPr>
          <w:instrText xml:space="preserve"> REF bib_zheng2025frontiers \h </w:instrText>
        </w:r>
      </w:ins>
      <w:ins w:id="26" w:author="崔佳旭Jay" w:date="2026-10-07T20:52:26Z">
        <w:r>
          <w:rPr/>
          <w:fldChar w:fldCharType="separate"/>
        </w:r>
      </w:ins>
      <w:ins w:id="27" w:author="崔佳旭Jay" w:date="2026-10-07T20:52:26Z">
        <w:r>
          <w:rPr>
            <w:lang w:eastAsia="zh-CN"/>
          </w:rPr>
          <w:t>1</w:t>
        </w:r>
      </w:ins>
      <w:ins w:id="28" w:author="崔佳旭Jay" w:date="2026-10-07T20:52:26Z">
        <w:r>
          <w:rPr/>
          <w:fldChar w:fldCharType="end"/>
        </w:r>
      </w:ins>
      <w:ins w:id="29" w:author="崔佳旭Jay" w:date="2026-10-07T20:52:26Z">
        <w:r>
          <w:rPr>
            <w:lang w:eastAsia="zh-CN"/>
          </w:rPr>
          <w:t>]</w:t>
        </w:r>
      </w:ins>
      <w:ins w:id="30" w:author="崔佳旭Jay" w:date="2026-10-07T17:45:18Z">
        <w:r>
          <w:rPr>
            <w:rFonts w:hint="eastAsia"/>
            <w:lang w:eastAsia="zh-CN"/>
          </w:rPr>
          <w:t>。</w:t>
        </w:r>
      </w:ins>
      <w:ins w:id="31" w:author="崔佳旭Jay" w:date="2026-10-07T17:45:31Z">
        <w:r>
          <w:rPr>
            <w:rFonts w:hint="eastAsia"/>
            <w:lang w:eastAsia="zh-CN"/>
            <w:rPrChange w:id="32" w:author="崔佳旭Jay" w:date="2026-10-07T17:45:31Z">
              <w:rPr>
                <w:rFonts w:hint="eastAsia"/>
              </w:rPr>
            </w:rPrChange>
          </w:rPr>
          <w:t>在这一</w:t>
        </w:r>
      </w:ins>
      <w:ins w:id="34" w:author="崔佳旭Jay" w:date="2026-10-07T17:45:55Z">
        <w:r>
          <w:rPr>
            <w:rFonts w:hint="eastAsia"/>
            <w:lang w:val="en-US" w:eastAsia="zh-CN"/>
          </w:rPr>
          <w:t>新</w:t>
        </w:r>
      </w:ins>
      <w:ins w:id="35" w:author="崔佳旭Jay" w:date="2026-10-07T17:45:57Z">
        <w:r>
          <w:rPr>
            <w:rFonts w:hint="eastAsia"/>
            <w:lang w:val="en-US" w:eastAsia="zh-CN"/>
          </w:rPr>
          <w:t>研究体系下</w:t>
        </w:r>
      </w:ins>
      <w:ins w:id="36" w:author="崔佳旭Jay" w:date="2026-10-07T17:45:31Z">
        <w:r>
          <w:rPr>
            <w:rFonts w:hint="eastAsia"/>
            <w:lang w:eastAsia="zh-CN"/>
            <w:rPrChange w:id="37" w:author="崔佳旭Jay" w:date="2026-10-07T17:45:31Z">
              <w:rPr>
                <w:rFonts w:hint="eastAsia"/>
              </w:rPr>
            </w:rPrChange>
          </w:rPr>
          <w:t>，竞争</w:t>
        </w:r>
      </w:ins>
      <w:ins w:id="39" w:author="崔佳旭Jay" w:date="2026-10-07T17:46:06Z">
        <w:r>
          <w:rPr>
            <w:rFonts w:hint="eastAsia"/>
            <w:lang w:val="en-US" w:eastAsia="zh-CN"/>
          </w:rPr>
          <w:t>力</w:t>
        </w:r>
      </w:ins>
      <w:ins w:id="40" w:author="崔佳旭Jay" w:date="2026-10-07T17:45:31Z">
        <w:r>
          <w:rPr>
            <w:rFonts w:hint="eastAsia"/>
            <w:lang w:eastAsia="zh-CN"/>
            <w:rPrChange w:id="41" w:author="崔佳旭Jay" w:date="2026-10-07T17:45:31Z">
              <w:rPr>
                <w:rFonts w:hint="eastAsia"/>
              </w:rPr>
            </w:rPrChange>
          </w:rPr>
          <w:t>不仅在于数据与模型的规模，更在于能否将分散的数据、工具与方法组织为可复现的分析流程。</w:t>
        </w:r>
      </w:ins>
      <w:del w:id="43" w:author="崔佳旭Jay" w:date="2026-10-07T17:46:11Z">
        <w:r>
          <w:rPr>
            <w:lang w:eastAsia="zh-CN"/>
          </w:rPr>
          <w:delText>郑永飞总结的十大地球科学研究前沿包括地球三维结构、机器学习与大数据分析、关键矿产、过去现在未来气候变化、能源资源、全球海洋碳循环、生命起源、碳捕获与封存、遥感，以及自然灾害与极端地震。这些主题连接地球过程、资源环境与计算方法，体现了地学研究的数据密集、计算密集和跨学科特征；该文将其概括为向预测性系统科学转变，并进入由深时大数据与人工智能共同驱动的新阶段[</w:delText>
        </w:r>
      </w:del>
      <w:del w:id="44" w:author="崔佳旭Jay" w:date="2026-10-07T17:46:11Z">
        <w:r>
          <w:rPr/>
          <w:fldChar w:fldCharType="begin"/>
        </w:r>
      </w:del>
      <w:del w:id="45" w:author="崔佳旭Jay" w:date="2026-10-07T17:46:11Z">
        <w:r>
          <w:rPr>
            <w:lang w:eastAsia="zh-CN"/>
          </w:rPr>
          <w:delInstrText xml:space="preserve"> REF bib_zheng2025frontiers \h </w:delInstrText>
        </w:r>
      </w:del>
      <w:del w:id="46" w:author="崔佳旭Jay" w:date="2026-10-07T17:46:11Z">
        <w:r>
          <w:rPr/>
          <w:fldChar w:fldCharType="separate"/>
        </w:r>
      </w:del>
      <w:del w:id="47" w:author="崔佳旭Jay" w:date="2026-10-07T17:46:11Z">
        <w:r>
          <w:rPr>
            <w:lang w:eastAsia="zh-CN"/>
          </w:rPr>
          <w:delText>1</w:delText>
        </w:r>
      </w:del>
      <w:del w:id="48" w:author="崔佳旭Jay" w:date="2026-10-07T17:46:11Z">
        <w:r>
          <w:rPr/>
          <w:fldChar w:fldCharType="end"/>
        </w:r>
      </w:del>
      <w:del w:id="49" w:author="崔佳旭Jay" w:date="2026-10-07T17:46:11Z">
        <w:r>
          <w:rPr>
            <w:lang w:eastAsia="zh-CN"/>
          </w:rPr>
          <w:delText>]。</w:delText>
        </w:r>
      </w:del>
    </w:p>
    <w:p w14:paraId="1FCE3E82">
      <w:pPr>
        <w:ind w:firstLine="360" w:firstLineChars="200"/>
        <w:rPr>
          <w:ins w:id="51" w:author="崔佳旭Jay" w:date="2026-10-07T17:52:58Z"/>
          <w:lang w:eastAsia="zh-CN"/>
        </w:rPr>
        <w:pPrChange w:id="50" w:author="崔佳旭Jay" w:date="2026-10-07T17:55:06Z">
          <w:pPr/>
        </w:pPrChange>
      </w:pPr>
      <w:ins w:id="52" w:author="崔佳旭Jay" w:date="2026-10-07T17:47:17Z">
        <w:r>
          <w:rPr>
            <w:rFonts w:hint="eastAsia"/>
            <w:lang w:eastAsia="zh-CN"/>
          </w:rPr>
          <w:t>传统的地学分析高度依赖研究者人工串接各个</w:t>
        </w:r>
      </w:ins>
      <w:ins w:id="53" w:author="崔佳旭Jay" w:date="2026-10-07T17:47:33Z">
        <w:r>
          <w:rPr>
            <w:rFonts w:hint="eastAsia"/>
            <w:lang w:val="en-US" w:eastAsia="zh-CN"/>
          </w:rPr>
          <w:t>数据处理</w:t>
        </w:r>
      </w:ins>
      <w:ins w:id="54" w:author="崔佳旭Jay" w:date="2026-10-07T17:47:17Z">
        <w:r>
          <w:rPr>
            <w:rFonts w:hint="eastAsia"/>
            <w:lang w:eastAsia="zh-CN"/>
          </w:rPr>
          <w:t>环节</w:t>
        </w:r>
      </w:ins>
      <w:ins w:id="55" w:author="崔佳旭Jay" w:date="2026-10-07T17:47:25Z">
        <w:r>
          <w:rPr>
            <w:rFonts w:hint="eastAsia"/>
            <w:lang w:eastAsia="zh-CN"/>
          </w:rPr>
          <w:t>。</w:t>
        </w:r>
      </w:ins>
      <w:del w:id="56" w:author="崔佳旭Jay" w:date="2026-10-07T17:47:17Z">
        <w:r>
          <w:rPr>
            <w:lang w:eastAsia="zh-CN"/>
          </w:rPr>
          <w:delText>这一转变也提出了工作流层面的要求</w:delText>
        </w:r>
      </w:del>
      <w:del w:id="57" w:author="崔佳旭Jay" w:date="2026-10-07T17:47:23Z">
        <w:r>
          <w:rPr>
            <w:lang w:eastAsia="zh-CN"/>
          </w:rPr>
          <w:delText>。</w:delText>
        </w:r>
      </w:del>
      <w:del w:id="58" w:author="崔佳旭Jay" w:date="2026-10-07T17:47:41Z">
        <w:r>
          <w:rPr>
            <w:lang w:eastAsia="zh-CN"/>
          </w:rPr>
          <w:delText>上述综述指出</w:delText>
        </w:r>
      </w:del>
      <w:del w:id="59" w:author="崔佳旭Jay" w:date="2026-10-07T17:47:40Z">
        <w:r>
          <w:rPr>
            <w:lang w:eastAsia="zh-CN"/>
          </w:rPr>
          <w:delText>，</w:delText>
        </w:r>
      </w:del>
      <w:r>
        <w:rPr>
          <w:lang w:eastAsia="zh-CN"/>
        </w:rPr>
        <w:t>地学数据散布在数据库、出版物和存储库中，记录标准的差异妨碍比较与整合[</w:t>
      </w:r>
      <w:r>
        <w:fldChar w:fldCharType="begin"/>
      </w:r>
      <w:r>
        <w:rPr>
          <w:lang w:eastAsia="zh-CN"/>
        </w:rPr>
        <w:instrText xml:space="preserve"> REF bib_zheng2025frontiers \h </w:instrText>
      </w:r>
      <w:r>
        <w:fldChar w:fldCharType="separate"/>
      </w:r>
      <w:r>
        <w:rPr>
          <w:lang w:eastAsia="zh-CN"/>
        </w:rPr>
        <w:t>1</w:t>
      </w:r>
      <w:r>
        <w:fldChar w:fldCharType="end"/>
      </w:r>
      <w:r>
        <w:rPr>
          <w:lang w:eastAsia="zh-CN"/>
        </w:rPr>
        <w:t>]。</w:t>
      </w:r>
      <w:ins w:id="60" w:author="崔佳旭Jay" w:date="2026-10-07T17:48:04Z">
        <w:r>
          <w:rPr>
            <w:rFonts w:hint="eastAsia"/>
            <w:lang w:val="en-US" w:eastAsia="zh-CN"/>
          </w:rPr>
          <w:t>研究者</w:t>
        </w:r>
      </w:ins>
      <w:del w:id="61" w:author="崔佳旭Jay" w:date="2026-10-07T17:48:19Z">
        <w:r>
          <w:rPr>
            <w:lang w:eastAsia="zh-CN"/>
          </w:rPr>
          <w:delText>对于需要跨时</w:delText>
        </w:r>
      </w:del>
      <w:del w:id="62" w:author="崔佳旭Jay" w:date="2026-10-07T17:48:18Z">
        <w:r>
          <w:rPr>
            <w:lang w:eastAsia="zh-CN"/>
          </w:rPr>
          <w:delText>空比较的遥</w:delText>
        </w:r>
      </w:del>
      <w:del w:id="63" w:author="崔佳旭Jay" w:date="2026-10-07T17:48:17Z">
        <w:r>
          <w:rPr>
            <w:lang w:eastAsia="zh-CN"/>
          </w:rPr>
          <w:delText>感或气候分析，</w:delText>
        </w:r>
      </w:del>
      <w:del w:id="64" w:author="崔佳旭Jay" w:date="2026-10-07T17:48:14Z">
        <w:r>
          <w:rPr>
            <w:lang w:eastAsia="zh-CN"/>
          </w:rPr>
          <w:delText>研</w:delText>
        </w:r>
      </w:del>
      <w:del w:id="65" w:author="崔佳旭Jay" w:date="2026-10-07T17:48:13Z">
        <w:r>
          <w:rPr>
            <w:lang w:eastAsia="zh-CN"/>
          </w:rPr>
          <w:delText>究过程</w:delText>
        </w:r>
      </w:del>
      <w:r>
        <w:rPr>
          <w:lang w:eastAsia="zh-CN"/>
        </w:rPr>
        <w:t>往往需</w:t>
      </w:r>
      <w:del w:id="66" w:author="崔佳旭Jay" w:date="2026-10-07T17:48:22Z">
        <w:r>
          <w:rPr>
            <w:lang w:eastAsia="zh-CN"/>
          </w:rPr>
          <w:delText>要</w:delText>
        </w:r>
      </w:del>
      <w:r>
        <w:rPr>
          <w:lang w:eastAsia="zh-CN"/>
        </w:rPr>
        <w:t>先定位数据，再进行空间或时间对齐、变量派生、统计或模型计算，最后核验结果</w:t>
      </w:r>
      <w:ins w:id="67" w:author="崔佳旭Jay" w:date="2026-10-07T17:48:50Z">
        <w:r>
          <w:rPr>
            <w:rFonts w:hint="eastAsia"/>
            <w:lang w:eastAsia="zh-CN"/>
          </w:rPr>
          <w:t>，</w:t>
        </w:r>
      </w:ins>
      <w:ins w:id="68" w:author="崔佳旭Jay" w:date="2026-10-07T17:48:53Z">
        <w:r>
          <w:rPr>
            <w:rFonts w:hint="eastAsia"/>
            <w:lang w:val="en-US" w:eastAsia="zh-CN"/>
          </w:rPr>
          <w:t>而</w:t>
        </w:r>
      </w:ins>
      <w:del w:id="69" w:author="崔佳旭Jay" w:date="2026-10-07T17:48:43Z">
        <w:r>
          <w:rPr>
            <w:lang w:eastAsia="zh-CN"/>
          </w:rPr>
          <w:delText>；</w:delText>
        </w:r>
      </w:del>
      <w:r>
        <w:rPr>
          <w:lang w:eastAsia="zh-CN"/>
        </w:rPr>
        <w:t>资源与灾害分析</w:t>
      </w:r>
      <w:ins w:id="70" w:author="崔佳旭Jay" w:date="2026-10-07T17:48:58Z">
        <w:r>
          <w:rPr>
            <w:rFonts w:hint="eastAsia"/>
            <w:lang w:val="en-US" w:eastAsia="zh-CN"/>
          </w:rPr>
          <w:t>还</w:t>
        </w:r>
      </w:ins>
      <w:del w:id="71" w:author="崔佳旭Jay" w:date="2026-10-07T17:48:57Z">
        <w:r>
          <w:rPr>
            <w:lang w:eastAsia="zh-CN"/>
          </w:rPr>
          <w:delText>也</w:delText>
        </w:r>
      </w:del>
      <w:r>
        <w:rPr>
          <w:lang w:eastAsia="zh-CN"/>
        </w:rPr>
        <w:t>可能</w:t>
      </w:r>
      <w:ins w:id="72" w:author="崔佳旭Jay" w:date="2026-10-07T17:49:03Z">
        <w:r>
          <w:rPr>
            <w:rFonts w:hint="eastAsia"/>
            <w:lang w:val="en-US" w:eastAsia="zh-CN"/>
          </w:rPr>
          <w:t>进一步</w:t>
        </w:r>
      </w:ins>
      <w:r>
        <w:rPr>
          <w:lang w:eastAsia="zh-CN"/>
        </w:rPr>
        <w:t>组合检索、空间处理</w:t>
      </w:r>
      <w:ins w:id="73" w:author="崔佳旭Jay" w:date="2026-10-07T17:49:13Z">
        <w:r>
          <w:rPr>
            <w:rFonts w:hint="eastAsia"/>
            <w:lang w:val="en-US" w:eastAsia="zh-CN"/>
          </w:rPr>
          <w:t>与</w:t>
        </w:r>
      </w:ins>
      <w:del w:id="74" w:author="崔佳旭Jay" w:date="2026-10-07T17:49:12Z">
        <w:r>
          <w:rPr>
            <w:lang w:eastAsia="zh-CN"/>
          </w:rPr>
          <w:delText>及</w:delText>
        </w:r>
      </w:del>
      <w:ins w:id="75" w:author="崔佳旭Jay" w:date="2026-10-07T17:49:15Z">
        <w:r>
          <w:rPr>
            <w:rFonts w:hint="eastAsia"/>
            <w:lang w:val="en-US" w:eastAsia="zh-CN"/>
          </w:rPr>
          <w:t>跨</w:t>
        </w:r>
      </w:ins>
      <w:del w:id="76" w:author="崔佳旭Jay" w:date="2026-10-07T17:49:15Z">
        <w:r>
          <w:rPr>
            <w:lang w:eastAsia="zh-CN"/>
          </w:rPr>
          <w:delText>不同</w:delText>
        </w:r>
      </w:del>
      <w:r>
        <w:rPr>
          <w:lang w:eastAsia="zh-CN"/>
        </w:rPr>
        <w:t>学科模型</w:t>
      </w:r>
      <w:ins w:id="77" w:author="崔佳旭Jay" w:date="2026-10-07T17:49:24Z">
        <w:r>
          <w:rPr>
            <w:rFonts w:hint="eastAsia"/>
            <w:lang w:eastAsia="zh-CN"/>
          </w:rPr>
          <w:t>。</w:t>
        </w:r>
      </w:ins>
      <w:ins w:id="78" w:author="崔佳旭Jay" w:date="2026-10-07T17:49:25Z">
        <w:r>
          <w:rPr>
            <w:rFonts w:hint="eastAsia"/>
            <w:lang w:val="en-US" w:eastAsia="zh-CN"/>
          </w:rPr>
          <w:t>这一</w:t>
        </w:r>
      </w:ins>
      <w:ins w:id="79" w:author="崔佳旭Jay" w:date="2026-10-07T17:49:27Z">
        <w:r>
          <w:rPr>
            <w:rFonts w:hint="eastAsia"/>
            <w:lang w:val="en-US" w:eastAsia="zh-CN"/>
          </w:rPr>
          <w:t>过程</w:t>
        </w:r>
      </w:ins>
      <w:ins w:id="80" w:author="崔佳旭Jay" w:date="2026-10-07T17:49:29Z">
        <w:r>
          <w:rPr>
            <w:rFonts w:hint="eastAsia"/>
            <w:lang w:val="en-US" w:eastAsia="zh-CN"/>
          </w:rPr>
          <w:t>费时费力</w:t>
        </w:r>
      </w:ins>
      <w:ins w:id="81" w:author="崔佳旭Jay" w:date="2026-10-07T17:49:32Z">
        <w:r>
          <w:rPr>
            <w:rFonts w:hint="eastAsia"/>
            <w:lang w:val="en-US" w:eastAsia="zh-CN"/>
          </w:rPr>
          <w:t>，</w:t>
        </w:r>
      </w:ins>
      <w:ins w:id="82" w:author="崔佳旭Jay" w:date="2026-10-07T17:49:33Z">
        <w:r>
          <w:rPr>
            <w:rFonts w:hint="eastAsia"/>
            <w:lang w:val="en-US" w:eastAsia="zh-CN"/>
          </w:rPr>
          <w:t>且</w:t>
        </w:r>
      </w:ins>
      <w:ins w:id="83" w:author="崔佳旭Jay" w:date="2026-10-07T17:49:34Z">
        <w:r>
          <w:rPr>
            <w:rFonts w:hint="eastAsia"/>
            <w:lang w:val="en-US" w:eastAsia="zh-CN"/>
          </w:rPr>
          <w:t>难以扩展</w:t>
        </w:r>
      </w:ins>
      <w:r>
        <w:rPr>
          <w:lang w:eastAsia="zh-CN"/>
        </w:rPr>
        <w:t>。</w:t>
      </w:r>
      <w:ins w:id="84" w:author="崔佳旭Jay" w:date="2026-10-07T17:50:04Z">
        <w:r>
          <w:rPr>
            <w:rFonts w:hint="eastAsia"/>
            <w:lang w:val="en-US" w:eastAsia="zh-CN"/>
          </w:rPr>
          <w:t>幸运的</w:t>
        </w:r>
      </w:ins>
      <w:ins w:id="85" w:author="崔佳旭Jay" w:date="2026-10-07T17:50:05Z">
        <w:r>
          <w:rPr>
            <w:rFonts w:hint="eastAsia"/>
            <w:lang w:val="en-US" w:eastAsia="zh-CN"/>
          </w:rPr>
          <w:t>是</w:t>
        </w:r>
      </w:ins>
      <w:ins w:id="86" w:author="崔佳旭Jay" w:date="2026-10-07T17:50:02Z">
        <w:r>
          <w:rPr>
            <w:rFonts w:hint="eastAsia"/>
            <w:lang w:eastAsia="zh-CN"/>
            <w:rPrChange w:id="87" w:author="崔佳旭Jay" w:date="2026-10-07T17:50:02Z">
              <w:rPr>
                <w:rFonts w:hint="eastAsia"/>
              </w:rPr>
            </w:rPrChange>
          </w:rPr>
          <w:t>，以大语言模型为核心的 Scientific Agent 为自动化此类流程提供了契机</w:t>
        </w:r>
      </w:ins>
      <w:ins w:id="89" w:author="崔佳旭Jay" w:date="2026-10-07T17:50:12Z">
        <w:r>
          <w:rPr>
            <w:rFonts w:hint="eastAsia"/>
            <w:lang w:eastAsia="zh-CN"/>
          </w:rPr>
          <w:t>：</w:t>
        </w:r>
      </w:ins>
      <w:ins w:id="90" w:author="崔佳旭Jay" w:date="2026-10-07T17:50:30Z">
        <w:r>
          <w:rPr>
            <w:rFonts w:hint="eastAsia"/>
            <w:lang w:eastAsia="zh-CN"/>
          </w:rPr>
          <w:t>它能够将自然语言任务转化为多步计划，协调多个工具，并已在与科学分析相关的任务中展现出可观的潜力</w:t>
        </w:r>
      </w:ins>
      <w:ins w:id="91" w:author="崔佳旭Jay" w:date="2026-10-07T17:50:39Z">
        <w:r>
          <w:rPr>
            <w:rFonts w:hint="eastAsia"/>
            <w:lang w:eastAsia="zh-CN"/>
          </w:rPr>
          <w:t>【】</w:t>
        </w:r>
      </w:ins>
      <w:ins w:id="92" w:author="崔佳旭Jay" w:date="2026-10-07T17:50:30Z">
        <w:r>
          <w:rPr>
            <w:rFonts w:hint="eastAsia"/>
            <w:lang w:eastAsia="zh-CN"/>
          </w:rPr>
          <w:t>。</w:t>
        </w:r>
      </w:ins>
      <w:ins w:id="93" w:author="崔佳旭Jay" w:date="2026-10-07T20:53:52Z">
        <w:r>
          <w:rPr>
            <w:rFonts w:hint="eastAsia"/>
            <w:lang w:val="en-US" w:eastAsia="zh-CN"/>
          </w:rPr>
          <w:t>然而</w:t>
        </w:r>
      </w:ins>
      <w:ins w:id="94" w:author="崔佳旭Jay" w:date="2026-10-07T17:50:54Z">
        <w:r>
          <w:rPr>
            <w:rFonts w:hint="eastAsia"/>
            <w:lang w:val="en-US" w:eastAsia="zh-CN"/>
          </w:rPr>
          <w:t>，</w:t>
        </w:r>
      </w:ins>
      <w:ins w:id="95" w:author="崔佳旭Jay" w:date="2026-10-07T17:51:16Z">
        <w:r>
          <w:rPr>
            <w:rFonts w:hint="eastAsia"/>
            <w:lang w:eastAsia="zh-CN"/>
            <w:rPrChange w:id="96" w:author="崔佳旭Jay" w:date="2026-10-07T17:51:16Z">
              <w:rPr>
                <w:rFonts w:hint="eastAsia"/>
              </w:rPr>
            </w:rPrChange>
          </w:rPr>
          <w:t>地学分析流程具有一个区别于一般问答任务的本质特征：</w:t>
        </w:r>
      </w:ins>
      <w:del w:id="98" w:author="崔佳旭Jay" w:date="2026-10-07T17:51:22Z">
        <w:r>
          <w:rPr>
            <w:lang w:eastAsia="zh-CN"/>
          </w:rPr>
          <w:delText>这类流程中的</w:delText>
        </w:r>
      </w:del>
      <w:r>
        <w:rPr>
          <w:lang w:eastAsia="zh-CN"/>
        </w:rPr>
        <w:t>后续操作依赖前序产物，单靠模型记忆或一次工具</w:t>
      </w:r>
      <w:del w:id="99" w:author="崔佳旭Jay" w:date="2026-10-07T20:55:05Z">
        <w:r>
          <w:rPr>
            <w:rFonts w:hint="default"/>
            <w:lang w:val="en-US" w:eastAsia="zh-CN"/>
          </w:rPr>
          <w:delText>返回</w:delText>
        </w:r>
      </w:del>
      <w:ins w:id="100" w:author="崔佳旭Jay" w:date="2026-10-07T20:55:07Z">
        <w:r>
          <w:rPr>
            <w:rFonts w:hint="eastAsia"/>
            <w:lang w:val="en-US" w:eastAsia="zh-CN"/>
          </w:rPr>
          <w:t>调用</w:t>
        </w:r>
      </w:ins>
      <w:r>
        <w:rPr>
          <w:lang w:eastAsia="zh-CN"/>
        </w:rPr>
        <w:t>不足以完成整条数据处理链。因此，Scientific Agent</w:t>
      </w:r>
      <w:ins w:id="101" w:author="崔佳旭Jay" w:date="2026-10-07T17:52:17Z">
        <w:r>
          <w:rPr>
            <w:rFonts w:hint="eastAsia"/>
            <w:lang w:eastAsia="zh-CN"/>
          </w:rPr>
          <w:t>能否真正服务于地学研究，关键在于能否</w:t>
        </w:r>
      </w:ins>
      <w:del w:id="102" w:author="崔佳旭Jay" w:date="2026-10-07T17:55:52Z">
        <w:r>
          <w:rPr>
            <w:lang w:eastAsia="zh-CN"/>
          </w:rPr>
          <w:delText>需要将领域知识转化为多步计划，</w:delText>
        </w:r>
      </w:del>
      <w:del w:id="103" w:author="崔佳旭Jay" w:date="2026-10-07T17:53:25Z">
        <w:r>
          <w:rPr>
            <w:lang w:eastAsia="zh-CN"/>
          </w:rPr>
          <w:delText>协调多个工具并跟踪真实产物，</w:delText>
        </w:r>
      </w:del>
      <w:ins w:id="104" w:author="崔佳旭Jay" w:date="2026-10-07T17:53:19Z">
        <w:r>
          <w:rPr>
            <w:rFonts w:hint="eastAsia"/>
            <w:lang w:eastAsia="zh-CN"/>
          </w:rPr>
          <w:t>可靠地编排这条多步工具链</w:t>
        </w:r>
      </w:ins>
      <w:ins w:id="105" w:author="崔佳旭Jay" w:date="2026-10-07T17:53:22Z">
        <w:r>
          <w:rPr>
            <w:rFonts w:hint="eastAsia"/>
            <w:lang w:eastAsia="zh-CN"/>
          </w:rPr>
          <w:t>，</w:t>
        </w:r>
      </w:ins>
      <w:r>
        <w:rPr>
          <w:lang w:eastAsia="zh-CN"/>
        </w:rPr>
        <w:t>而不只是生成看似合理的文字结论。</w:t>
      </w:r>
    </w:p>
    <w:p w14:paraId="2F6C5FF2">
      <w:pPr>
        <w:ind w:firstLine="558" w:firstLineChars="310"/>
        <w:rPr>
          <w:del w:id="107" w:author="崔佳旭Jay" w:date="2026-10-07T17:52:57Z"/>
          <w:lang w:eastAsia="zh-CN"/>
        </w:rPr>
        <w:pPrChange w:id="106" w:author="崔佳旭Jay" w:date="2026-10-07T17:57:26Z">
          <w:pPr/>
        </w:pPrChange>
      </w:pPr>
      <w:del w:id="108" w:author="崔佳旭Jay" w:date="2026-10-07T17:52:57Z">
        <w:r>
          <w:rPr>
            <w:lang w:eastAsia="zh-CN"/>
          </w:rPr>
          <w:delText>这一工具协同需求是本文根据工作流特征提出的研究动机。</w:delText>
        </w:r>
      </w:del>
    </w:p>
    <w:p w14:paraId="6699236E">
      <w:pPr>
        <w:ind w:firstLine="360" w:firstLineChars="200"/>
        <w:rPr>
          <w:ins w:id="110" w:author="崔佳旭Jay" w:date="2026-10-07T18:02:02Z"/>
          <w:rFonts w:hint="default"/>
          <w:lang w:val="en-US" w:eastAsia="zh-CN"/>
        </w:rPr>
        <w:pPrChange w:id="109" w:author="崔佳旭Jay" w:date="2026-10-07T20:57:41Z">
          <w:pPr/>
        </w:pPrChange>
      </w:pPr>
      <w:ins w:id="111" w:author="崔佳旭Jay" w:date="2026-10-07T17:57:23Z">
        <w:r>
          <w:rPr>
            <w:rFonts w:hint="eastAsia"/>
            <w:lang w:eastAsia="zh-CN"/>
          </w:rPr>
          <w:t>要构建具备</w:t>
        </w:r>
      </w:ins>
      <w:ins w:id="112" w:author="崔佳旭Jay" w:date="2026-10-07T18:00:54Z">
        <w:r>
          <w:rPr>
            <w:rFonts w:hint="eastAsia"/>
            <w:lang w:val="en-US" w:eastAsia="zh-CN"/>
          </w:rPr>
          <w:t>工具</w:t>
        </w:r>
      </w:ins>
      <w:ins w:id="113" w:author="崔佳旭Jay" w:date="2026-10-07T17:57:23Z">
        <w:r>
          <w:rPr>
            <w:rFonts w:hint="eastAsia"/>
            <w:lang w:eastAsia="zh-CN"/>
          </w:rPr>
          <w:t>编排能力的 Agent，首先需要能够检验编排能力的评测。</w:t>
        </w:r>
      </w:ins>
      <w:ins w:id="114" w:author="崔佳旭Jay" w:date="2026-10-07T20:55:52Z">
        <w:r>
          <w:rPr>
            <w:rFonts w:hint="eastAsia"/>
            <w:lang w:eastAsia="zh-CN"/>
            <w:rPrChange w:id="115" w:author="崔佳旭Jay" w:date="2026-10-07T20:55:52Z">
              <w:rPr>
                <w:rFonts w:hint="eastAsia"/>
              </w:rPr>
            </w:rPrChange>
          </w:rPr>
          <w:t>围绕这一需求，</w:t>
        </w:r>
      </w:ins>
      <w:ins w:id="117" w:author="崔佳旭Jay" w:date="2026-10-07T17:57:52Z">
        <w:r>
          <w:rPr>
            <w:rFonts w:hint="eastAsia"/>
            <w:lang w:eastAsia="zh-CN"/>
            <w:rPrChange w:id="118" w:author="崔佳旭Jay" w:date="2026-10-07T17:57:52Z">
              <w:rPr>
                <w:rFonts w:hint="eastAsia"/>
              </w:rPr>
            </w:rPrChange>
          </w:rPr>
          <w:t>评测研究经历了从“考知识”到“考过程”的演进</w:t>
        </w:r>
      </w:ins>
      <w:ins w:id="120" w:author="崔佳旭Jay" w:date="2026-10-07T18:00:09Z">
        <w:r>
          <w:rPr>
            <w:rFonts w:hint="eastAsia"/>
            <w:lang w:eastAsia="zh-CN"/>
          </w:rPr>
          <w:t>。</w:t>
        </w:r>
      </w:ins>
      <w:ins w:id="121" w:author="崔佳旭Jay" w:date="2026-10-07T17:58:15Z">
        <w:r>
          <w:rPr>
            <w:rFonts w:hint="eastAsia"/>
            <w:lang w:eastAsia="zh-CN"/>
            <w:rPrChange w:id="122" w:author="崔佳旭Jay" w:date="2026-10-07T17:58:15Z">
              <w:rPr>
                <w:rFonts w:hint="eastAsia"/>
              </w:rPr>
            </w:rPrChange>
          </w:rPr>
          <w:t>早期工作以</w:t>
        </w:r>
      </w:ins>
      <w:del w:id="124" w:author="崔佳旭Jay" w:date="2026-10-07T17:58:29Z">
        <w:r>
          <w:rPr>
            <w:lang w:eastAsia="zh-CN"/>
          </w:rPr>
          <w:delText>与此相应，评测需要区分“能够回答地学问题”和“能够完成地学分析过程”。</w:delText>
        </w:r>
      </w:del>
      <w:r>
        <w:rPr>
          <w:lang w:eastAsia="zh-CN"/>
        </w:rPr>
        <w:t>知识问答和多轮科学</w:t>
      </w:r>
      <w:del w:id="125" w:author="崔佳旭Jay" w:date="2026-10-07T17:58:32Z">
        <w:r>
          <w:rPr>
            <w:rFonts w:hint="default"/>
            <w:lang w:val="en-US" w:eastAsia="zh-CN"/>
          </w:rPr>
          <w:delText>讨论</w:delText>
        </w:r>
      </w:del>
      <w:ins w:id="126" w:author="崔佳旭Jay" w:date="2026-10-07T17:58:32Z">
        <w:r>
          <w:rPr>
            <w:rFonts w:hint="eastAsia"/>
            <w:lang w:val="en-US" w:eastAsia="zh-CN"/>
          </w:rPr>
          <w:t>对话</w:t>
        </w:r>
      </w:ins>
      <w:del w:id="127" w:author="崔佳旭Jay" w:date="2026-10-07T17:58:36Z">
        <w:r>
          <w:rPr>
            <w:rFonts w:hint="default"/>
            <w:lang w:val="en-US" w:eastAsia="zh-CN"/>
          </w:rPr>
          <w:delText>可以检验推理</w:delText>
        </w:r>
      </w:del>
      <w:ins w:id="128" w:author="崔佳旭Jay" w:date="2026-10-07T17:58:41Z">
        <w:r>
          <w:rPr>
            <w:rFonts w:hint="eastAsia"/>
            <w:lang w:val="en-US" w:eastAsia="zh-CN"/>
          </w:rPr>
          <w:t>为中心</w:t>
        </w:r>
      </w:ins>
      <w:ins w:id="129" w:author="崔佳旭Jay" w:date="2026-10-07T17:58:51Z">
        <w:r>
          <w:rPr>
            <w:rFonts w:hint="eastAsia"/>
            <w:lang w:val="en-US" w:eastAsia="zh-CN"/>
          </w:rPr>
          <w:t>，</w:t>
        </w:r>
      </w:ins>
      <w:del w:id="130" w:author="崔佳旭Jay" w:date="2026-10-07T17:58:50Z">
        <w:r>
          <w:rPr>
            <w:lang w:eastAsia="zh-CN"/>
          </w:rPr>
          <w:delText>，</w:delText>
        </w:r>
      </w:del>
      <w:del w:id="131" w:author="崔佳旭Jay" w:date="2026-10-07T17:58:46Z">
        <w:r>
          <w:rPr>
            <w:lang w:eastAsia="zh-CN"/>
          </w:rPr>
          <w:delText>却不必要求真实工具执行</w:delText>
        </w:r>
      </w:del>
      <w:del w:id="132" w:author="崔佳旭Jay" w:date="2026-10-07T17:58:49Z">
        <w:r>
          <w:rPr>
            <w:lang w:eastAsia="zh-CN"/>
          </w:rPr>
          <w:delText>，</w:delText>
        </w:r>
      </w:del>
      <w:del w:id="133" w:author="崔佳旭Jay" w:date="2026-10-07T17:58:53Z">
        <w:r>
          <w:rPr>
            <w:lang w:eastAsia="zh-CN"/>
          </w:rPr>
          <w:delText>例</w:delText>
        </w:r>
      </w:del>
      <w:r>
        <w:rPr>
          <w:lang w:eastAsia="zh-CN"/>
        </w:rPr>
        <w:t>如EarthSE</w:t>
      </w:r>
      <w:del w:id="134" w:author="崔佳旭Jay" w:date="2026-10-07T17:59:07Z">
        <w:r>
          <w:rPr>
            <w:rFonts w:hint="default"/>
            <w:lang w:val="en-US" w:eastAsia="zh-CN"/>
          </w:rPr>
          <w:delText>的任务与评分以</w:delText>
        </w:r>
      </w:del>
      <w:ins w:id="135" w:author="崔佳旭Jay" w:date="2026-10-07T17:59:08Z">
        <w:r>
          <w:rPr>
            <w:rFonts w:hint="eastAsia"/>
            <w:lang w:val="en-US" w:eastAsia="zh-CN"/>
          </w:rPr>
          <w:t>通过</w:t>
        </w:r>
      </w:ins>
      <w:r>
        <w:rPr>
          <w:lang w:eastAsia="zh-CN"/>
        </w:rPr>
        <w:t>问答</w:t>
      </w:r>
      <w:ins w:id="136" w:author="崔佳旭Jay" w:date="2026-10-07T17:59:12Z">
        <w:r>
          <w:rPr>
            <w:rFonts w:hint="eastAsia"/>
            <w:lang w:val="en-US" w:eastAsia="zh-CN"/>
          </w:rPr>
          <w:t>与</w:t>
        </w:r>
      </w:ins>
      <w:del w:id="137" w:author="崔佳旭Jay" w:date="2026-10-07T17:59:09Z">
        <w:r>
          <w:rPr>
            <w:lang w:eastAsia="zh-CN"/>
          </w:rPr>
          <w:delText>和</w:delText>
        </w:r>
      </w:del>
      <w:r>
        <w:rPr>
          <w:lang w:eastAsia="zh-CN"/>
        </w:rPr>
        <w:t>探索</w:t>
      </w:r>
      <w:ins w:id="138" w:author="崔佳旭Jay" w:date="2026-10-07T17:59:15Z">
        <w:r>
          <w:rPr>
            <w:rFonts w:hint="eastAsia"/>
            <w:lang w:val="en-US" w:eastAsia="zh-CN"/>
          </w:rPr>
          <w:t>性</w:t>
        </w:r>
      </w:ins>
      <w:r>
        <w:rPr>
          <w:lang w:eastAsia="zh-CN"/>
        </w:rPr>
        <w:t>对话</w:t>
      </w:r>
      <w:ins w:id="139" w:author="崔佳旭Jay" w:date="2026-10-07T17:59:22Z">
        <w:r>
          <w:rPr>
            <w:rFonts w:hint="eastAsia"/>
            <w:lang w:val="en-US" w:eastAsia="zh-CN"/>
          </w:rPr>
          <w:t>检验</w:t>
        </w:r>
      </w:ins>
      <w:ins w:id="140" w:author="崔佳旭Jay" w:date="2026-10-07T17:59:26Z">
        <w:r>
          <w:rPr>
            <w:rFonts w:hint="eastAsia"/>
            <w:lang w:val="en-US" w:eastAsia="zh-CN"/>
          </w:rPr>
          <w:t>地学</w:t>
        </w:r>
      </w:ins>
      <w:ins w:id="141" w:author="崔佳旭Jay" w:date="2026-10-07T17:59:28Z">
        <w:r>
          <w:rPr>
            <w:rFonts w:hint="eastAsia"/>
            <w:lang w:val="en-US" w:eastAsia="zh-CN"/>
          </w:rPr>
          <w:t>推理</w:t>
        </w:r>
      </w:ins>
      <w:del w:id="142" w:author="崔佳旭Jay" w:date="2026-10-07T17:59:35Z">
        <w:r>
          <w:rPr>
            <w:lang w:eastAsia="zh-CN"/>
          </w:rPr>
          <w:delText>为中心</w:delText>
        </w:r>
      </w:del>
      <w:r>
        <w:rPr>
          <w:lang w:eastAsia="zh-CN"/>
        </w:rPr>
        <w:t>[</w:t>
      </w:r>
      <w:r>
        <w:fldChar w:fldCharType="begin"/>
      </w:r>
      <w:r>
        <w:rPr>
          <w:lang w:eastAsia="zh-CN"/>
        </w:rPr>
        <w:instrText xml:space="preserve"> REF bib_xu2025earthse \h </w:instrText>
      </w:r>
      <w:r>
        <w:fldChar w:fldCharType="separate"/>
      </w:r>
      <w:r>
        <w:rPr>
          <w:lang w:eastAsia="zh-CN"/>
        </w:rPr>
        <w:t>2</w:t>
      </w:r>
      <w:r>
        <w:fldChar w:fldCharType="end"/>
      </w:r>
      <w:r>
        <w:rPr>
          <w:lang w:eastAsia="zh-CN"/>
        </w:rPr>
        <w:t>]</w:t>
      </w:r>
      <w:ins w:id="143" w:author="崔佳旭Jay" w:date="2026-10-07T17:59:41Z">
        <w:r>
          <w:rPr>
            <w:rFonts w:hint="eastAsia"/>
            <w:lang w:eastAsia="zh-CN"/>
          </w:rPr>
          <w:t>，</w:t>
        </w:r>
      </w:ins>
      <w:ins w:id="144" w:author="崔佳旭Jay" w:date="2026-10-07T17:59:45Z">
        <w:r>
          <w:rPr>
            <w:rFonts w:hint="eastAsia"/>
            <w:lang w:val="en-US" w:eastAsia="zh-CN"/>
          </w:rPr>
          <w:t>但</w:t>
        </w:r>
      </w:ins>
      <w:ins w:id="145" w:author="崔佳旭Jay" w:date="2026-10-07T17:59:41Z">
        <w:r>
          <w:rPr>
            <w:lang w:eastAsia="zh-CN"/>
          </w:rPr>
          <w:t>不要求真实工具执行</w:t>
        </w:r>
      </w:ins>
      <w:ins w:id="146" w:author="崔佳旭Jay" w:date="2026-10-07T17:59:54Z">
        <w:r>
          <w:rPr>
            <w:rFonts w:hint="eastAsia"/>
            <w:lang w:eastAsia="zh-CN"/>
          </w:rPr>
          <w:t>，</w:t>
        </w:r>
      </w:ins>
      <w:ins w:id="147" w:author="崔佳旭Jay" w:date="2026-10-07T17:59:58Z">
        <w:r>
          <w:rPr>
            <w:rFonts w:hint="eastAsia"/>
            <w:lang w:eastAsia="zh-CN"/>
            <w:rPrChange w:id="148" w:author="崔佳旭Jay" w:date="2026-10-07T17:59:58Z">
              <w:rPr>
                <w:rFonts w:hint="eastAsia"/>
              </w:rPr>
            </w:rPrChange>
          </w:rPr>
          <w:t>无法检验分析过程</w:t>
        </w:r>
      </w:ins>
      <w:r>
        <w:rPr>
          <w:lang w:eastAsia="zh-CN"/>
        </w:rPr>
        <w:t>。</w:t>
      </w:r>
      <w:del w:id="150" w:author="崔佳旭Jay" w:date="2026-10-07T18:00:17Z">
        <w:r>
          <w:rPr>
            <w:lang w:eastAsia="zh-CN"/>
          </w:rPr>
          <w:delText>已有</w:delText>
        </w:r>
      </w:del>
      <w:r>
        <w:rPr>
          <w:lang w:eastAsia="zh-CN"/>
        </w:rPr>
        <w:t>GeoBenchX</w:t>
      </w:r>
      <w:ins w:id="151" w:author="崔佳旭Jay" w:date="2026-10-07T18:00:25Z">
        <w:r>
          <w:rPr>
            <w:lang w:eastAsia="zh-CN"/>
          </w:rPr>
          <w:t>[</w:t>
        </w:r>
      </w:ins>
      <w:ins w:id="152" w:author="崔佳旭Jay" w:date="2026-10-07T18:00:25Z">
        <w:r>
          <w:rPr/>
          <w:fldChar w:fldCharType="begin"/>
        </w:r>
      </w:ins>
      <w:ins w:id="153" w:author="崔佳旭Jay" w:date="2026-10-07T18:00:25Z">
        <w:r>
          <w:rPr>
            <w:lang w:eastAsia="zh-CN"/>
          </w:rPr>
          <w:instrText xml:space="preserve"> REF bib_krechetova2025geobenchx \h </w:instrText>
        </w:r>
      </w:ins>
      <w:ins w:id="154" w:author="崔佳旭Jay" w:date="2026-10-07T18:00:25Z">
        <w:r>
          <w:rPr/>
          <w:fldChar w:fldCharType="separate"/>
        </w:r>
      </w:ins>
      <w:ins w:id="155" w:author="崔佳旭Jay" w:date="2026-10-07T18:00:25Z">
        <w:r>
          <w:rPr>
            <w:lang w:eastAsia="zh-CN"/>
          </w:rPr>
          <w:t>3</w:t>
        </w:r>
      </w:ins>
      <w:ins w:id="156" w:author="崔佳旭Jay" w:date="2026-10-07T18:00:25Z">
        <w:r>
          <w:rPr/>
          <w:fldChar w:fldCharType="end"/>
        </w:r>
      </w:ins>
      <w:ins w:id="157" w:author="崔佳旭Jay" w:date="2026-10-07T18:00:27Z">
        <w:r>
          <w:rPr>
            <w:rFonts w:hint="eastAsia"/>
            <w:lang w:val="en-US" w:eastAsia="zh-CN"/>
          </w:rPr>
          <w:t>]</w:t>
        </w:r>
      </w:ins>
      <w:r>
        <w:rPr>
          <w:lang w:eastAsia="zh-CN"/>
        </w:rPr>
        <w:t>、Earth-Bench</w:t>
      </w:r>
      <w:ins w:id="158" w:author="崔佳旭Jay" w:date="2026-10-07T18:00:31Z">
        <w:r>
          <w:rPr>
            <w:rFonts w:hint="eastAsia"/>
            <w:lang w:val="en-US" w:eastAsia="zh-CN"/>
          </w:rPr>
          <w:t>[</w:t>
        </w:r>
      </w:ins>
      <w:ins w:id="159" w:author="崔佳旭Jay" w:date="2026-10-07T18:00:31Z">
        <w:r>
          <w:rPr/>
          <w:fldChar w:fldCharType="begin"/>
        </w:r>
      </w:ins>
      <w:ins w:id="160" w:author="崔佳旭Jay" w:date="2026-10-07T18:00:31Z">
        <w:r>
          <w:rPr>
            <w:lang w:eastAsia="zh-CN"/>
          </w:rPr>
          <w:instrText xml:space="preserve"> REF bib_feng2026earthagent \h </w:instrText>
        </w:r>
      </w:ins>
      <w:ins w:id="161" w:author="崔佳旭Jay" w:date="2026-10-07T18:00:31Z">
        <w:r>
          <w:rPr/>
          <w:fldChar w:fldCharType="separate"/>
        </w:r>
      </w:ins>
      <w:ins w:id="162" w:author="崔佳旭Jay" w:date="2026-10-07T18:00:31Z">
        <w:r>
          <w:rPr>
            <w:lang w:eastAsia="zh-CN"/>
          </w:rPr>
          <w:t>4</w:t>
        </w:r>
      </w:ins>
      <w:ins w:id="163" w:author="崔佳旭Jay" w:date="2026-10-07T18:00:31Z">
        <w:r>
          <w:rPr/>
          <w:fldChar w:fldCharType="end"/>
        </w:r>
      </w:ins>
      <w:ins w:id="164" w:author="崔佳旭Jay" w:date="2026-10-07T18:00:31Z">
        <w:r>
          <w:rPr>
            <w:rFonts w:hint="eastAsia"/>
            <w:lang w:val="en-US" w:eastAsia="zh-CN"/>
          </w:rPr>
          <w:t>]</w:t>
        </w:r>
      </w:ins>
      <w:r>
        <w:rPr>
          <w:lang w:eastAsia="zh-CN"/>
        </w:rPr>
        <w:t>与GeoAgentBench</w:t>
      </w:r>
      <w:ins w:id="165" w:author="崔佳旭Jay" w:date="2026-10-07T18:00:34Z">
        <w:r>
          <w:rPr>
            <w:rFonts w:hint="eastAsia"/>
            <w:lang w:val="en-US" w:eastAsia="zh-CN"/>
          </w:rPr>
          <w:t>[</w:t>
        </w:r>
      </w:ins>
      <w:ins w:id="166" w:author="崔佳旭Jay" w:date="2026-10-07T18:00:34Z">
        <w:r>
          <w:rPr/>
          <w:fldChar w:fldCharType="begin"/>
        </w:r>
      </w:ins>
      <w:ins w:id="167" w:author="崔佳旭Jay" w:date="2026-10-07T18:00:34Z">
        <w:r>
          <w:rPr>
            <w:lang w:eastAsia="zh-CN"/>
          </w:rPr>
          <w:instrText xml:space="preserve"> REF bib_yu2026geoagentbench \h </w:instrText>
        </w:r>
      </w:ins>
      <w:ins w:id="168" w:author="崔佳旭Jay" w:date="2026-10-07T18:00:34Z">
        <w:r>
          <w:rPr/>
          <w:fldChar w:fldCharType="separate"/>
        </w:r>
      </w:ins>
      <w:ins w:id="169" w:author="崔佳旭Jay" w:date="2026-10-07T18:00:34Z">
        <w:r>
          <w:rPr>
            <w:lang w:eastAsia="zh-CN"/>
          </w:rPr>
          <w:t>5</w:t>
        </w:r>
      </w:ins>
      <w:ins w:id="170" w:author="崔佳旭Jay" w:date="2026-10-07T18:00:34Z">
        <w:r>
          <w:rPr/>
          <w:fldChar w:fldCharType="end"/>
        </w:r>
      </w:ins>
      <w:ins w:id="171" w:author="崔佳旭Jay" w:date="2026-10-07T18:00:34Z">
        <w:r>
          <w:rPr>
            <w:rFonts w:hint="eastAsia"/>
            <w:lang w:val="en-US" w:eastAsia="zh-CN"/>
          </w:rPr>
          <w:t>]</w:t>
        </w:r>
      </w:ins>
      <w:del w:id="172" w:author="崔佳旭Jay" w:date="2026-10-07T18:00:49Z">
        <w:r>
          <w:rPr>
            <w:lang w:eastAsia="zh-CN"/>
          </w:rPr>
          <w:delText>则</w:delText>
        </w:r>
      </w:del>
      <w:ins w:id="173" w:author="崔佳旭Jay" w:date="2026-10-07T18:00:47Z">
        <w:r>
          <w:rPr>
            <w:rFonts w:hint="eastAsia"/>
            <w:lang w:val="en-US" w:eastAsia="zh-CN"/>
          </w:rPr>
          <w:t>转而</w:t>
        </w:r>
      </w:ins>
      <w:r>
        <w:rPr>
          <w:lang w:eastAsia="zh-CN"/>
        </w:rPr>
        <w:t>明确考察多步工具使用，后两者</w:t>
      </w:r>
      <w:del w:id="174" w:author="崔佳旭Jay" w:date="2026-10-07T18:01:22Z">
        <w:r>
          <w:rPr>
            <w:rFonts w:hint="default"/>
            <w:lang w:val="en-US" w:eastAsia="zh-CN"/>
          </w:rPr>
          <w:delText>还</w:delText>
        </w:r>
      </w:del>
      <w:ins w:id="175" w:author="崔佳旭Jay" w:date="2026-10-07T18:01:23Z">
        <w:r>
          <w:rPr>
            <w:rFonts w:hint="eastAsia"/>
            <w:lang w:val="en-US" w:eastAsia="zh-CN"/>
          </w:rPr>
          <w:t>进一步</w:t>
        </w:r>
      </w:ins>
      <w:ins w:id="176" w:author="崔佳旭Jay" w:date="2026-10-07T18:01:33Z">
        <w:r>
          <w:rPr>
            <w:rFonts w:hint="eastAsia"/>
            <w:lang w:val="en-US" w:eastAsia="zh-CN"/>
          </w:rPr>
          <w:t>讲</w:t>
        </w:r>
      </w:ins>
      <w:r>
        <w:rPr>
          <w:lang w:eastAsia="zh-CN"/>
        </w:rPr>
        <w:t>评价</w:t>
      </w:r>
      <w:ins w:id="177" w:author="崔佳旭Jay" w:date="2026-10-07T18:01:37Z">
        <w:r>
          <w:rPr>
            <w:rFonts w:hint="eastAsia"/>
            <w:lang w:val="en-US" w:eastAsia="zh-CN"/>
          </w:rPr>
          <w:t>扩展至</w:t>
        </w:r>
      </w:ins>
      <w:r>
        <w:rPr>
          <w:lang w:eastAsia="zh-CN"/>
        </w:rPr>
        <w:t>过程</w:t>
      </w:r>
      <w:ins w:id="178" w:author="崔佳旭Jay" w:date="2026-10-07T18:01:41Z">
        <w:r>
          <w:rPr>
            <w:rFonts w:hint="eastAsia"/>
            <w:lang w:val="en-US" w:eastAsia="zh-CN"/>
          </w:rPr>
          <w:t>与</w:t>
        </w:r>
      </w:ins>
      <w:del w:id="179" w:author="崔佳旭Jay" w:date="2026-10-07T18:01:40Z">
        <w:r>
          <w:rPr>
            <w:lang w:eastAsia="zh-CN"/>
          </w:rPr>
          <w:delText>和</w:delText>
        </w:r>
      </w:del>
      <w:r>
        <w:rPr>
          <w:lang w:eastAsia="zh-CN"/>
        </w:rPr>
        <w:t>最终</w:t>
      </w:r>
      <w:del w:id="180" w:author="崔佳旭Jay" w:date="2026-10-07T18:01:51Z">
        <w:r>
          <w:rPr>
            <w:lang w:eastAsia="zh-CN"/>
          </w:rPr>
          <w:delText>产物</w:delText>
        </w:r>
      </w:del>
      <w:del w:id="181" w:author="崔佳旭Jay" w:date="2026-10-07T18:00:37Z">
        <w:r>
          <w:rPr>
            <w:lang w:eastAsia="zh-CN"/>
          </w:rPr>
          <w:delText>[</w:delText>
        </w:r>
      </w:del>
      <w:del w:id="182" w:author="崔佳旭Jay" w:date="2026-10-07T18:00:37Z">
        <w:r>
          <w:rPr/>
          <w:fldChar w:fldCharType="begin"/>
        </w:r>
      </w:del>
      <w:del w:id="183" w:author="崔佳旭Jay" w:date="2026-10-07T18:00:37Z">
        <w:r>
          <w:rPr>
            <w:lang w:eastAsia="zh-CN"/>
          </w:rPr>
          <w:delInstrText xml:space="preserve"> REF bib_krechetova2025geobenchx \h </w:delInstrText>
        </w:r>
      </w:del>
      <w:del w:id="184" w:author="崔佳旭Jay" w:date="2026-10-07T18:00:37Z">
        <w:r>
          <w:rPr/>
          <w:fldChar w:fldCharType="separate"/>
        </w:r>
      </w:del>
      <w:del w:id="185" w:author="崔佳旭Jay" w:date="2026-10-07T18:00:37Z">
        <w:r>
          <w:rPr>
            <w:lang w:eastAsia="zh-CN"/>
          </w:rPr>
          <w:delText>3</w:delText>
        </w:r>
      </w:del>
      <w:del w:id="186" w:author="崔佳旭Jay" w:date="2026-10-07T18:00:37Z">
        <w:r>
          <w:rPr/>
          <w:fldChar w:fldCharType="end"/>
        </w:r>
      </w:del>
      <w:del w:id="187" w:author="崔佳旭Jay" w:date="2026-10-07T18:00:37Z">
        <w:r>
          <w:rPr>
            <w:lang w:eastAsia="zh-CN"/>
          </w:rPr>
          <w:delText xml:space="preserve">, </w:delText>
        </w:r>
      </w:del>
      <w:del w:id="188" w:author="崔佳旭Jay" w:date="2026-10-07T18:01:44Z">
        <w:r>
          <w:rPr/>
          <w:fldChar w:fldCharType="begin"/>
        </w:r>
      </w:del>
      <w:del w:id="189" w:author="崔佳旭Jay" w:date="2026-10-07T18:01:44Z">
        <w:r>
          <w:rPr>
            <w:lang w:eastAsia="zh-CN"/>
          </w:rPr>
          <w:delInstrText xml:space="preserve"> REF bib_feng2026earthagent \h </w:delInstrText>
        </w:r>
      </w:del>
      <w:del w:id="190" w:author="崔佳旭Jay" w:date="2026-10-07T18:01:44Z">
        <w:r>
          <w:rPr/>
          <w:fldChar w:fldCharType="separate"/>
        </w:r>
      </w:del>
      <w:del w:id="191" w:author="崔佳旭Jay" w:date="2026-10-07T18:01:44Z">
        <w:r>
          <w:rPr>
            <w:lang w:eastAsia="zh-CN"/>
          </w:rPr>
          <w:delText>4</w:delText>
        </w:r>
      </w:del>
      <w:del w:id="192" w:author="崔佳旭Jay" w:date="2026-10-07T18:01:44Z">
        <w:r>
          <w:rPr/>
          <w:fldChar w:fldCharType="end"/>
        </w:r>
      </w:del>
      <w:del w:id="193" w:author="崔佳旭Jay" w:date="2026-10-07T18:00:37Z">
        <w:r>
          <w:rPr>
            <w:lang w:eastAsia="zh-CN"/>
          </w:rPr>
          <w:delText xml:space="preserve">, </w:delText>
        </w:r>
      </w:del>
      <w:ins w:id="194" w:author="崔佳旭Jay" w:date="2026-10-07T18:01:43Z">
        <w:r>
          <w:rPr>
            <w:rFonts w:hint="eastAsia"/>
            <w:lang w:val="en-US" w:eastAsia="zh-CN"/>
          </w:rPr>
          <w:t>结果</w:t>
        </w:r>
      </w:ins>
      <w:del w:id="195" w:author="崔佳旭Jay" w:date="2026-10-07T18:01:42Z">
        <w:r>
          <w:rPr/>
          <w:fldChar w:fldCharType="begin"/>
        </w:r>
      </w:del>
      <w:del w:id="196" w:author="崔佳旭Jay" w:date="2026-10-07T18:01:42Z">
        <w:r>
          <w:rPr>
            <w:lang w:eastAsia="zh-CN"/>
          </w:rPr>
          <w:delInstrText xml:space="preserve"> REF bib_yu2026geoagentbench \h </w:delInstrText>
        </w:r>
      </w:del>
      <w:del w:id="197" w:author="崔佳旭Jay" w:date="2026-10-07T18:01:42Z">
        <w:r>
          <w:rPr/>
          <w:fldChar w:fldCharType="separate"/>
        </w:r>
      </w:del>
      <w:del w:id="198" w:author="崔佳旭Jay" w:date="2026-10-07T18:01:42Z">
        <w:r>
          <w:rPr>
            <w:lang w:eastAsia="zh-CN"/>
          </w:rPr>
          <w:delText>5</w:delText>
        </w:r>
      </w:del>
      <w:del w:id="199" w:author="崔佳旭Jay" w:date="2026-10-07T18:01:42Z">
        <w:r>
          <w:rPr/>
          <w:fldChar w:fldCharType="end"/>
        </w:r>
      </w:del>
      <w:del w:id="200" w:author="崔佳旭Jay" w:date="2026-10-07T18:00:37Z">
        <w:r>
          <w:rPr>
            <w:lang w:eastAsia="zh-CN"/>
          </w:rPr>
          <w:delText>]</w:delText>
        </w:r>
      </w:del>
      <w:r>
        <w:rPr>
          <w:lang w:eastAsia="zh-CN"/>
        </w:rPr>
        <w:t>。</w:t>
      </w:r>
      <w:ins w:id="201" w:author="崔佳旭Jay" w:date="2026-10-07T18:02:06Z">
        <w:r>
          <w:rPr>
            <w:rFonts w:hint="eastAsia"/>
            <w:lang w:eastAsia="zh-CN"/>
            <w:rPrChange w:id="202" w:author="崔佳旭Jay" w:date="2026-10-07T18:02:06Z">
              <w:rPr>
                <w:rFonts w:hint="eastAsia"/>
              </w:rPr>
            </w:rPrChange>
          </w:rPr>
          <w:t>然而，一个关键缺口仍然存在：</w:t>
        </w:r>
      </w:ins>
      <w:ins w:id="204" w:author="崔佳旭Jay" w:date="2026-10-07T20:35:37Z">
        <w:r>
          <w:rPr>
            <w:rFonts w:hint="eastAsia"/>
            <w:lang w:eastAsia="zh-CN"/>
            <w:rPrChange w:id="205" w:author="崔佳旭Jay" w:date="2026-10-07T20:35:37Z">
              <w:rPr>
                <w:rFonts w:hint="eastAsia"/>
              </w:rPr>
            </w:rPrChange>
          </w:rPr>
          <w:t>尚无基准面向</w:t>
        </w:r>
      </w:ins>
      <w:ins w:id="207" w:author="崔佳旭Jay" w:date="2026-10-07T20:35:56Z">
        <w:r>
          <w:rPr>
            <w:rFonts w:hint="eastAsia"/>
            <w:lang w:val="en-US" w:eastAsia="zh-CN"/>
          </w:rPr>
          <w:t>全面</w:t>
        </w:r>
      </w:ins>
      <w:ins w:id="208" w:author="崔佳旭Jay" w:date="2026-10-07T20:35:57Z">
        <w:r>
          <w:rPr>
            <w:rFonts w:hint="eastAsia"/>
            <w:lang w:val="en-US" w:eastAsia="zh-CN"/>
          </w:rPr>
          <w:t>的</w:t>
        </w:r>
      </w:ins>
      <w:ins w:id="209" w:author="崔佳旭Jay" w:date="2026-10-07T20:35:59Z">
        <w:r>
          <w:rPr>
            <w:rFonts w:hint="eastAsia"/>
            <w:lang w:val="en-US" w:eastAsia="zh-CN"/>
          </w:rPr>
          <w:t>多</w:t>
        </w:r>
      </w:ins>
      <w:ins w:id="210" w:author="崔佳旭Jay" w:date="2026-10-07T20:35:37Z">
        <w:r>
          <w:rPr>
            <w:rFonts w:hint="eastAsia"/>
            <w:lang w:eastAsia="zh-CN"/>
            <w:rPrChange w:id="211" w:author="崔佳旭Jay" w:date="2026-10-07T20:35:37Z">
              <w:rPr>
                <w:rFonts w:hint="eastAsia"/>
              </w:rPr>
            </w:rPrChange>
          </w:rPr>
          <w:t>地学研究主题，在</w:t>
        </w:r>
      </w:ins>
      <w:ins w:id="213" w:author="崔佳旭Jay" w:date="2026-10-07T20:37:48Z">
        <w:r>
          <w:rPr>
            <w:rFonts w:hint="eastAsia"/>
            <w:lang w:val="en-US" w:eastAsia="zh-CN"/>
          </w:rPr>
          <w:t>地学</w:t>
        </w:r>
      </w:ins>
      <w:ins w:id="214" w:author="崔佳旭Jay" w:date="2026-10-07T20:35:37Z">
        <w:r>
          <w:rPr>
            <w:rFonts w:hint="eastAsia"/>
            <w:lang w:eastAsia="zh-CN"/>
            <w:rPrChange w:id="215" w:author="崔佳旭Jay" w:date="2026-10-07T20:35:37Z">
              <w:rPr>
                <w:rFonts w:hint="eastAsia"/>
              </w:rPr>
            </w:rPrChange>
          </w:rPr>
          <w:t>任务中联合检验</w:t>
        </w:r>
      </w:ins>
      <w:ins w:id="217" w:author="崔佳旭Jay" w:date="2026-10-07T20:38:00Z">
        <w:r>
          <w:rPr>
            <w:rFonts w:hint="eastAsia"/>
            <w:lang w:val="en-US" w:eastAsia="zh-CN"/>
          </w:rPr>
          <w:t>跨</w:t>
        </w:r>
      </w:ins>
      <w:ins w:id="218" w:author="崔佳旭Jay" w:date="2026-10-07T20:35:37Z">
        <w:r>
          <w:rPr>
            <w:rFonts w:hint="eastAsia"/>
            <w:lang w:eastAsia="zh-CN"/>
            <w:rPrChange w:id="219" w:author="崔佳旭Jay" w:date="2026-10-07T20:35:37Z">
              <w:rPr>
                <w:rFonts w:hint="eastAsia"/>
              </w:rPr>
            </w:rPrChange>
          </w:rPr>
          <w:t>工具</w:t>
        </w:r>
      </w:ins>
      <w:ins w:id="221" w:author="崔佳旭Jay" w:date="2026-10-07T20:38:01Z">
        <w:r>
          <w:rPr>
            <w:rFonts w:hint="eastAsia"/>
            <w:lang w:val="en-US" w:eastAsia="zh-CN"/>
          </w:rPr>
          <w:t>组合与</w:t>
        </w:r>
      </w:ins>
      <w:ins w:id="222" w:author="崔佳旭Jay" w:date="2026-10-07T20:37:05Z">
        <w:r>
          <w:rPr>
            <w:rFonts w:hint="eastAsia"/>
            <w:lang w:val="en-US" w:eastAsia="zh-CN"/>
          </w:rPr>
          <w:t>编排</w:t>
        </w:r>
      </w:ins>
      <w:ins w:id="223" w:author="崔佳旭Jay" w:date="2026-10-07T20:37:09Z">
        <w:r>
          <w:rPr>
            <w:rFonts w:hint="eastAsia"/>
            <w:lang w:val="en-US" w:eastAsia="zh-CN"/>
          </w:rPr>
          <w:t>能力</w:t>
        </w:r>
      </w:ins>
      <w:ins w:id="224" w:author="崔佳旭Jay" w:date="2026-10-07T20:37:10Z">
        <w:r>
          <w:rPr>
            <w:rFonts w:hint="eastAsia"/>
            <w:lang w:val="en-US" w:eastAsia="zh-CN"/>
          </w:rPr>
          <w:t>。</w:t>
        </w:r>
      </w:ins>
      <w:ins w:id="225" w:author="崔佳旭Jay" w:date="2026-10-07T20:57:31Z">
        <w:r>
          <w:rPr>
            <w:rFonts w:hint="eastAsia"/>
            <w:lang w:val="en-US" w:eastAsia="zh-CN"/>
          </w:rPr>
          <w:t>因此导致</w:t>
        </w:r>
      </w:ins>
      <w:ins w:id="226" w:author="崔佳旭Jay" w:date="2026-10-07T20:57:11Z">
        <w:r>
          <w:rPr>
            <w:rFonts w:hint="eastAsia"/>
            <w:lang w:eastAsia="zh-CN"/>
            <w:rPrChange w:id="227" w:author="崔佳旭Jay" w:date="2026-10-07T20:57:11Z">
              <w:rPr>
                <w:rFonts w:hint="eastAsia"/>
              </w:rPr>
            </w:rPrChange>
          </w:rPr>
          <w:t>现有评测无法在同一任务内区分“能够回答地学问题”与“能够完成地学分析过程”这两种本质不同的能力，也无法定位编排失败究竟发生在哪个环节，方法改进因此无从下手。</w:t>
        </w:r>
      </w:ins>
    </w:p>
    <w:p w14:paraId="6BA987CD">
      <w:pPr>
        <w:ind w:firstLine="360" w:firstLineChars="200"/>
        <w:rPr>
          <w:del w:id="230" w:author="崔佳旭Jay" w:date="2026-10-07T20:37:19Z"/>
          <w:lang w:eastAsia="zh-CN"/>
        </w:rPr>
        <w:pPrChange w:id="229" w:author="崔佳旭Jay" w:date="2026-10-07T20:40:00Z">
          <w:pPr/>
        </w:pPrChange>
      </w:pPr>
      <w:del w:id="231" w:author="崔佳旭Jay" w:date="2026-10-07T20:37:19Z">
        <w:r>
          <w:rPr>
            <w:lang w:eastAsia="zh-CN"/>
          </w:rPr>
          <w:delText>因此，本文关注的缺口不是此前不存在多工具评测，而是如何面向多个地学研究主题，在同一任务中联合检验操作选择、工具依赖、跨工具组合、产物消费与最终答案，并进一步定位共享能力复用和缺失能力补全的作用。</w:delText>
        </w:r>
      </w:del>
    </w:p>
    <w:p w14:paraId="61CBA8D9">
      <w:pPr>
        <w:ind w:firstLine="360" w:firstLineChars="200"/>
        <w:rPr>
          <w:del w:id="233" w:author="崔佳旭Jay" w:date="2026-10-07T20:39:56Z"/>
          <w:lang w:eastAsia="zh-CN"/>
        </w:rPr>
        <w:pPrChange w:id="232" w:author="崔佳旭Jay" w:date="2026-10-07T20:40:00Z">
          <w:pPr/>
        </w:pPrChange>
      </w:pPr>
      <w:del w:id="234" w:author="崔佳旭Jay" w:date="2026-10-07T20:39:56Z">
        <w:r>
          <w:rPr>
            <w:lang w:eastAsia="zh-CN"/>
          </w:rPr>
          <w:delText>我们以GeoToolEval作为这一评价需求的具体载体，将自然语言问题、输入资源、参考工具调用及答案关联起来，覆盖10个地学主题和603题。GeoToolEval通过单步与多步任务的结合，区分基本工具使用能力与复杂流程编排能力，并结合参考工具链和实际执行轨迹，分析能力组合、产物传递与任务完成情况。这使Benchmark服务于方法研究，而不是将领域覆盖数量当作编排能力的证明。</w:delText>
        </w:r>
      </w:del>
    </w:p>
    <w:p w14:paraId="234504E6">
      <w:pPr>
        <w:ind w:firstLine="360" w:firstLineChars="200"/>
        <w:rPr>
          <w:ins w:id="236" w:author="崔佳旭Jay" w:date="2026-10-07T21:03:46Z"/>
          <w:rFonts w:hint="eastAsia"/>
          <w:lang w:eastAsia="zh-CN"/>
        </w:rPr>
        <w:pPrChange w:id="235" w:author="崔佳旭Jay" w:date="2026-10-07T21:02:41Z">
          <w:pPr/>
        </w:pPrChange>
      </w:pPr>
      <w:ins w:id="237" w:author="崔佳旭Jay" w:date="2026-10-07T20:40:13Z">
        <w:r>
          <w:rPr>
            <w:rFonts w:hint="eastAsia"/>
            <w:lang w:eastAsia="zh-CN"/>
            <w:rPrChange w:id="238" w:author="崔佳旭Jay" w:date="2026-10-07T20:40:13Z">
              <w:rPr>
                <w:rFonts w:hint="eastAsia"/>
              </w:rPr>
            </w:rPrChange>
          </w:rPr>
          <w:t>在方法层面，ReAct</w:t>
        </w:r>
      </w:ins>
      <w:ins w:id="240" w:author="崔佳旭Jay" w:date="2026-10-07T20:40:27Z">
        <w:r>
          <w:rPr>
            <w:lang w:eastAsia="zh-CN"/>
          </w:rPr>
          <w:t>[6</w:t>
        </w:r>
      </w:ins>
      <w:ins w:id="241" w:author="崔佳旭Jay" w:date="2026-10-07T20:40:28Z">
        <w:r>
          <w:rPr>
            <w:rFonts w:hint="eastAsia"/>
            <w:lang w:val="en-US" w:eastAsia="zh-CN"/>
          </w:rPr>
          <w:t>]</w:t>
        </w:r>
      </w:ins>
      <w:ins w:id="242" w:author="崔佳旭Jay" w:date="2026-10-07T20:40:13Z">
        <w:r>
          <w:rPr>
            <w:rFonts w:hint="eastAsia"/>
            <w:lang w:eastAsia="zh-CN"/>
            <w:rPrChange w:id="243" w:author="崔佳旭Jay" w:date="2026-10-07T20:40:13Z">
              <w:rPr>
                <w:rFonts w:hint="eastAsia"/>
              </w:rPr>
            </w:rPrChange>
          </w:rPr>
          <w:t>、SciToolAgent</w:t>
        </w:r>
      </w:ins>
      <w:ins w:id="245" w:author="崔佳旭Jay" w:date="2026-10-07T20:40:33Z">
        <w:r>
          <w:rPr>
            <w:rFonts w:hint="eastAsia"/>
            <w:lang w:val="en-US" w:eastAsia="zh-CN"/>
          </w:rPr>
          <w:t>[</w:t>
        </w:r>
      </w:ins>
      <w:ins w:id="246" w:author="崔佳旭Jay" w:date="2026-10-07T20:40:34Z">
        <w:r>
          <w:rPr>
            <w:lang w:eastAsia="zh-CN"/>
          </w:rPr>
          <w:t>7</w:t>
        </w:r>
      </w:ins>
      <w:ins w:id="247" w:author="崔佳旭Jay" w:date="2026-10-07T20:40:33Z">
        <w:r>
          <w:rPr>
            <w:rFonts w:hint="eastAsia"/>
            <w:lang w:val="en-US" w:eastAsia="zh-CN"/>
          </w:rPr>
          <w:t>]</w:t>
        </w:r>
      </w:ins>
      <w:ins w:id="248" w:author="崔佳旭Jay" w:date="2026-10-07T20:40:13Z">
        <w:r>
          <w:rPr>
            <w:rFonts w:hint="eastAsia"/>
            <w:lang w:eastAsia="zh-CN"/>
            <w:rPrChange w:id="249" w:author="崔佳旭Jay" w:date="2026-10-07T20:40:13Z">
              <w:rPr>
                <w:rFonts w:hint="eastAsia"/>
              </w:rPr>
            </w:rPrChange>
          </w:rPr>
          <w:t>与 Voyager</w:t>
        </w:r>
      </w:ins>
      <w:ins w:id="251" w:author="崔佳旭Jay" w:date="2026-10-07T20:40:38Z">
        <w:r>
          <w:rPr>
            <w:rFonts w:hint="eastAsia"/>
            <w:lang w:val="en-US" w:eastAsia="zh-CN"/>
          </w:rPr>
          <w:t>[</w:t>
        </w:r>
      </w:ins>
      <w:ins w:id="252" w:author="崔佳旭Jay" w:date="2026-10-07T20:40:38Z">
        <w:r>
          <w:rPr>
            <w:lang w:eastAsia="zh-CN"/>
          </w:rPr>
          <w:t>8</w:t>
        </w:r>
      </w:ins>
      <w:ins w:id="253" w:author="崔佳旭Jay" w:date="2026-10-07T20:40:38Z">
        <w:r>
          <w:rPr>
            <w:rFonts w:hint="eastAsia"/>
            <w:lang w:val="en-US" w:eastAsia="zh-CN"/>
          </w:rPr>
          <w:t>]</w:t>
        </w:r>
      </w:ins>
      <w:ins w:id="254" w:author="崔佳旭Jay" w:date="2026-10-07T20:40:13Z">
        <w:r>
          <w:rPr>
            <w:rFonts w:hint="eastAsia"/>
            <w:lang w:eastAsia="zh-CN"/>
            <w:rPrChange w:id="255" w:author="崔佳旭Jay" w:date="2026-10-07T20:40:13Z">
              <w:rPr>
                <w:rFonts w:hint="eastAsia"/>
              </w:rPr>
            </w:rPrChange>
          </w:rPr>
          <w:t>分别从交互反馈、工具知识图谱和技能复用等角度探索了Agent 的任务规划与执行</w:t>
        </w:r>
      </w:ins>
      <w:ins w:id="257" w:author="崔佳旭Jay" w:date="2026-10-07T20:40:22Z">
        <w:r>
          <w:rPr>
            <w:rFonts w:hint="eastAsia"/>
            <w:lang w:eastAsia="zh-CN"/>
          </w:rPr>
          <w:t>。</w:t>
        </w:r>
      </w:ins>
      <w:ins w:id="258" w:author="崔佳旭Jay" w:date="2026-10-07T20:41:02Z">
        <w:r>
          <w:rPr>
            <w:rFonts w:hint="eastAsia"/>
            <w:lang w:eastAsia="zh-CN"/>
            <w:rPrChange w:id="259" w:author="崔佳旭Jay" w:date="2026-10-07T20:41:02Z">
              <w:rPr>
                <w:rFonts w:hint="eastAsia"/>
              </w:rPr>
            </w:rPrChange>
          </w:rPr>
          <w:t>然而，</w:t>
        </w:r>
      </w:ins>
      <w:ins w:id="261" w:author="崔佳旭Jay" w:date="2026-10-07T21:02:25Z">
        <w:r>
          <w:rPr>
            <w:rFonts w:hint="eastAsia"/>
            <w:lang w:eastAsia="zh-CN"/>
          </w:rPr>
          <w:t>对照上述编排需求，</w:t>
        </w:r>
      </w:ins>
      <w:ins w:id="262" w:author="崔佳旭Jay" w:date="2026-10-07T21:01:53Z">
        <w:r>
          <w:rPr>
            <w:rFonts w:hint="eastAsia"/>
            <w:lang w:eastAsia="zh-CN"/>
          </w:rPr>
          <w:t>现有方法</w:t>
        </w:r>
      </w:ins>
      <w:ins w:id="263" w:author="崔佳旭Jay" w:date="2026-10-07T21:01:53Z">
        <w:r>
          <w:rPr>
            <w:rFonts w:hint="eastAsia"/>
            <w:lang w:val="en-US" w:eastAsia="zh-CN"/>
          </w:rPr>
          <w:t>尚未同时</w:t>
        </w:r>
      </w:ins>
      <w:ins w:id="264" w:author="崔佳旭Jay" w:date="2026-10-07T21:01:53Z">
        <w:r>
          <w:rPr>
            <w:rFonts w:hint="eastAsia"/>
            <w:lang w:eastAsia="zh-CN"/>
          </w:rPr>
          <w:t>解决操作级复用与约束保持这两个问题</w:t>
        </w:r>
      </w:ins>
      <w:ins w:id="265" w:author="崔佳旭Jay" w:date="2026-10-07T21:01:55Z">
        <w:r>
          <w:rPr>
            <w:rFonts w:hint="eastAsia"/>
            <w:lang w:eastAsia="zh-CN"/>
          </w:rPr>
          <w:t>。</w:t>
        </w:r>
      </w:ins>
      <w:ins w:id="266" w:author="崔佳旭Jay" w:date="2026-10-07T21:02:06Z">
        <w:r>
          <w:rPr>
            <w:rFonts w:hint="eastAsia"/>
            <w:lang w:val="en-US" w:eastAsia="zh-CN"/>
          </w:rPr>
          <w:t>它们</w:t>
        </w:r>
      </w:ins>
      <w:ins w:id="267" w:author="崔佳旭Jay" w:date="2026-10-07T21:01:49Z">
        <w:r>
          <w:rPr>
            <w:rFonts w:hint="eastAsia"/>
            <w:lang w:eastAsia="zh-CN"/>
          </w:rPr>
          <w:t>直接围绕工具名规划，会使接口</w:t>
        </w:r>
      </w:ins>
      <w:ins w:id="268" w:author="崔佳旭Jay" w:date="2026-10-07T21:01:49Z">
        <w:r>
          <w:rPr>
            <w:rFonts w:hint="eastAsia"/>
            <w:lang w:val="en-US" w:eastAsia="zh-CN"/>
          </w:rPr>
          <w:t>的任何</w:t>
        </w:r>
      </w:ins>
      <w:ins w:id="269" w:author="崔佳旭Jay" w:date="2026-10-07T21:01:49Z">
        <w:r>
          <w:rPr>
            <w:rFonts w:hint="eastAsia"/>
            <w:lang w:eastAsia="zh-CN"/>
          </w:rPr>
          <w:t>变化</w:t>
        </w:r>
      </w:ins>
      <w:ins w:id="270" w:author="崔佳旭Jay" w:date="2026-10-07T21:01:49Z">
        <w:r>
          <w:rPr>
            <w:rFonts w:hint="eastAsia"/>
            <w:lang w:val="en-US" w:eastAsia="zh-CN"/>
          </w:rPr>
          <w:t>直接</w:t>
        </w:r>
      </w:ins>
      <w:ins w:id="271" w:author="崔佳旭Jay" w:date="2026-10-07T21:01:49Z">
        <w:r>
          <w:rPr>
            <w:rFonts w:hint="eastAsia"/>
            <w:lang w:eastAsia="zh-CN"/>
          </w:rPr>
          <w:t>牵动整个</w:t>
        </w:r>
      </w:ins>
      <w:ins w:id="272" w:author="崔佳旭Jay" w:date="2026-10-07T21:01:49Z">
        <w:r>
          <w:rPr>
            <w:rFonts w:hint="eastAsia"/>
            <w:lang w:val="en-US" w:eastAsia="zh-CN"/>
          </w:rPr>
          <w:t>规划，因此只能</w:t>
        </w:r>
      </w:ins>
      <w:ins w:id="273" w:author="崔佳旭Jay" w:date="2026-10-07T21:01:49Z">
        <w:r>
          <w:rPr>
            <w:rFonts w:hint="eastAsia"/>
            <w:lang w:eastAsia="zh-CN"/>
          </w:rPr>
          <w:t>复用整条 Skill，</w:t>
        </w:r>
      </w:ins>
      <w:ins w:id="274" w:author="崔佳旭Jay" w:date="2026-10-07T21:01:49Z">
        <w:r>
          <w:rPr>
            <w:rFonts w:hint="eastAsia"/>
            <w:lang w:val="en-US" w:eastAsia="zh-CN"/>
          </w:rPr>
          <w:t>但如此便</w:t>
        </w:r>
      </w:ins>
      <w:ins w:id="275" w:author="崔佳旭Jay" w:date="2026-10-07T21:01:49Z">
        <w:r>
          <w:rPr>
            <w:rFonts w:hint="eastAsia"/>
            <w:lang w:eastAsia="zh-CN"/>
          </w:rPr>
          <w:t>难以重用跨策略任务中的局部操作。</w:t>
        </w:r>
      </w:ins>
      <w:ins w:id="276" w:author="崔佳旭Jay" w:date="2026-10-07T21:02:45Z">
        <w:r>
          <w:rPr>
            <w:rFonts w:hint="eastAsia"/>
            <w:lang w:val="en-US" w:eastAsia="zh-CN"/>
          </w:rPr>
          <w:t>因此</w:t>
        </w:r>
      </w:ins>
      <w:ins w:id="277" w:author="崔佳旭Jay" w:date="2026-10-07T21:02:46Z">
        <w:r>
          <w:rPr>
            <w:rFonts w:hint="eastAsia"/>
            <w:lang w:val="en-US" w:eastAsia="zh-CN"/>
          </w:rPr>
          <w:t>如何</w:t>
        </w:r>
      </w:ins>
      <w:ins w:id="278" w:author="崔佳旭Jay" w:date="2026-10-07T21:02:48Z">
        <w:r>
          <w:rPr>
            <w:rFonts w:hint="eastAsia"/>
            <w:lang w:val="en-US" w:eastAsia="zh-CN"/>
          </w:rPr>
          <w:t>实现</w:t>
        </w:r>
      </w:ins>
      <w:ins w:id="279" w:author="崔佳旭Jay" w:date="2026-10-07T20:41:02Z">
        <w:r>
          <w:rPr>
            <w:rFonts w:hint="eastAsia"/>
            <w:lang w:eastAsia="zh-CN"/>
            <w:rPrChange w:id="280" w:author="崔佳旭Jay" w:date="2026-10-07T20:41:02Z">
              <w:rPr>
                <w:rFonts w:hint="eastAsia"/>
              </w:rPr>
            </w:rPrChange>
          </w:rPr>
          <w:t xml:space="preserve"> 从不同策略中选取并组合任务所需</w:t>
        </w:r>
      </w:ins>
      <w:ins w:id="282" w:author="崔佳旭Jay" w:date="2026-10-07T20:58:18Z">
        <w:r>
          <w:rPr>
            <w:rFonts w:hint="eastAsia"/>
            <w:lang w:val="en-US" w:eastAsia="zh-CN"/>
          </w:rPr>
          <w:t>的</w:t>
        </w:r>
      </w:ins>
      <w:ins w:id="283" w:author="崔佳旭Jay" w:date="2026-10-07T20:41:02Z">
        <w:r>
          <w:rPr>
            <w:rFonts w:hint="eastAsia"/>
            <w:lang w:eastAsia="zh-CN"/>
            <w:rPrChange w:id="284" w:author="崔佳旭Jay" w:date="2026-10-07T20:41:02Z">
              <w:rPr>
                <w:rFonts w:hint="eastAsia"/>
              </w:rPr>
            </w:rPrChange>
          </w:rPr>
          <w:t>操作，在保留各操作原有前置依赖的同时，为其选择适用的具体工具</w:t>
        </w:r>
      </w:ins>
      <w:ins w:id="286" w:author="崔佳旭Jay" w:date="2026-10-07T21:03:02Z">
        <w:r>
          <w:rPr>
            <w:rFonts w:hint="eastAsia"/>
            <w:lang w:val="en-US" w:eastAsia="zh-CN"/>
          </w:rPr>
          <w:t>仍然</w:t>
        </w:r>
      </w:ins>
      <w:ins w:id="287" w:author="崔佳旭Jay" w:date="2026-10-07T21:03:04Z">
        <w:r>
          <w:rPr>
            <w:rFonts w:hint="eastAsia"/>
            <w:lang w:val="en-US" w:eastAsia="zh-CN"/>
          </w:rPr>
          <w:t>是一个</w:t>
        </w:r>
      </w:ins>
      <w:ins w:id="288" w:author="崔佳旭Jay" w:date="2026-10-07T21:03:08Z">
        <w:r>
          <w:rPr>
            <w:rFonts w:hint="eastAsia"/>
            <w:lang w:val="en-US" w:eastAsia="zh-CN"/>
          </w:rPr>
          <w:t>遗留</w:t>
        </w:r>
      </w:ins>
      <w:ins w:id="289" w:author="崔佳旭Jay" w:date="2026-10-07T21:03:04Z">
        <w:r>
          <w:rPr>
            <w:rFonts w:hint="eastAsia"/>
            <w:lang w:val="en-US" w:eastAsia="zh-CN"/>
          </w:rPr>
          <w:t>的</w:t>
        </w:r>
      </w:ins>
      <w:ins w:id="290" w:author="崔佳旭Jay" w:date="2026-10-07T21:03:05Z">
        <w:r>
          <w:rPr>
            <w:rFonts w:hint="eastAsia"/>
            <w:lang w:val="en-US" w:eastAsia="zh-CN"/>
          </w:rPr>
          <w:t>问题</w:t>
        </w:r>
      </w:ins>
      <w:ins w:id="291" w:author="崔佳旭Jay" w:date="2026-10-07T20:41:02Z">
        <w:r>
          <w:rPr>
            <w:rFonts w:hint="eastAsia"/>
            <w:lang w:eastAsia="zh-CN"/>
            <w:rPrChange w:id="292" w:author="崔佳旭Jay" w:date="2026-10-07T20:41:02Z">
              <w:rPr>
                <w:rFonts w:hint="eastAsia"/>
              </w:rPr>
            </w:rPrChange>
          </w:rPr>
          <w:t>。</w:t>
        </w:r>
      </w:ins>
    </w:p>
    <w:p w14:paraId="56C4C6C4">
      <w:pPr>
        <w:ind w:firstLine="360" w:firstLineChars="200"/>
        <w:rPr>
          <w:lang w:eastAsia="zh-CN"/>
        </w:rPr>
        <w:pPrChange w:id="294" w:author="崔佳旭Jay" w:date="2026-10-07T21:02:41Z">
          <w:pPr/>
        </w:pPrChange>
      </w:pPr>
      <w:ins w:id="295" w:author="崔佳旭Jay" w:date="2026-10-07T21:03:50Z">
        <w:r>
          <w:rPr>
            <w:rFonts w:hint="eastAsia"/>
            <w:lang w:eastAsia="zh-CN"/>
            <w:rPrChange w:id="296" w:author="崔佳旭Jay" w:date="2026-10-07T21:03:50Z">
              <w:rPr>
                <w:rFonts w:hint="eastAsia"/>
              </w:rPr>
            </w:rPrChange>
          </w:rPr>
          <w:t>为应对上述两个挑战，本文提出</w:t>
        </w:r>
      </w:ins>
      <w:ins w:id="298" w:author="崔佳旭Jay" w:date="2026-10-07T21:04:01Z">
        <w:r>
          <w:rPr>
            <w:rFonts w:hint="eastAsia"/>
            <w:lang w:val="en-US" w:eastAsia="zh-CN"/>
          </w:rPr>
          <w:t>工具</w:t>
        </w:r>
      </w:ins>
      <w:ins w:id="299" w:author="崔佳旭Jay" w:date="2026-10-07T21:03:50Z">
        <w:r>
          <w:rPr>
            <w:rFonts w:hint="eastAsia"/>
            <w:lang w:eastAsia="zh-CN"/>
            <w:rPrChange w:id="300" w:author="崔佳旭Jay" w:date="2026-10-07T21:03:50Z">
              <w:rPr>
                <w:rFonts w:hint="eastAsia"/>
              </w:rPr>
            </w:rPrChange>
          </w:rPr>
          <w:t>流程编排评测基准 GeoToolEval 与基于分层能力组合的编排方法 AgentGS</w:t>
        </w:r>
      </w:ins>
      <w:ins w:id="302" w:author="崔佳旭Jay" w:date="2026-10-07T21:04:13Z">
        <w:r>
          <w:rPr>
            <w:rFonts w:hint="eastAsia"/>
            <w:lang w:eastAsia="zh-CN"/>
          </w:rPr>
          <w:t>。</w:t>
        </w:r>
      </w:ins>
      <w:ins w:id="303" w:author="崔佳旭Jay" w:date="2026-10-07T21:03:50Z">
        <w:r>
          <w:rPr>
            <w:rFonts w:hint="eastAsia"/>
            <w:lang w:eastAsia="zh-CN"/>
            <w:rPrChange w:id="304" w:author="崔佳旭Jay" w:date="2026-10-07T21:03:50Z">
              <w:rPr>
                <w:rFonts w:hint="eastAsia"/>
              </w:rPr>
            </w:rPrChange>
          </w:rPr>
          <w:t>前者为检验完整</w:t>
        </w:r>
      </w:ins>
      <w:ins w:id="306" w:author="崔佳旭Jay" w:date="2026-10-07T21:04:25Z">
        <w:r>
          <w:rPr>
            <w:rFonts w:hint="eastAsia"/>
            <w:lang w:val="en-US" w:eastAsia="zh-CN"/>
          </w:rPr>
          <w:t>地学</w:t>
        </w:r>
      </w:ins>
      <w:ins w:id="307" w:author="崔佳旭Jay" w:date="2026-10-07T21:04:26Z">
        <w:r>
          <w:rPr>
            <w:rFonts w:hint="eastAsia"/>
            <w:lang w:val="en-US" w:eastAsia="zh-CN"/>
          </w:rPr>
          <w:t>工具</w:t>
        </w:r>
      </w:ins>
      <w:ins w:id="308" w:author="崔佳旭Jay" w:date="2026-10-07T21:03:50Z">
        <w:r>
          <w:rPr>
            <w:rFonts w:hint="eastAsia"/>
            <w:lang w:eastAsia="zh-CN"/>
            <w:rPrChange w:id="309" w:author="崔佳旭Jay" w:date="2026-10-07T21:03:50Z">
              <w:rPr>
                <w:rFonts w:hint="eastAsia"/>
              </w:rPr>
            </w:rPrChange>
          </w:rPr>
          <w:t>编排链提供评测载体，后者为获得编排能力提供方法路径。本文的主要贡献概括如下：</w:t>
        </w:r>
      </w:ins>
      <w:del w:id="311" w:author="崔佳旭Jay" w:date="2026-10-07T20:42:50Z">
        <w:r>
          <w:rPr>
            <w:lang w:eastAsia="zh-CN"/>
          </w:rPr>
          <w:delText>上述场景的核心规划困难在于：Agent需要从不同策略中选取并组合任务所需的操作，在保留各操作原有前置依赖的同时，为其选择适用工具。直接围绕工具名规划，会使接口变化牵动计划；只能复用整条Skill，则难以重用跨策略任务中的局部操作。ReAct、SciToolAgent与Voyager分别从交互反馈、工具知识图谱和技能复用等角度，探索了Agent的任务规划与执行方法[6, 7, 8]。本文进一步研究：</w:delText>
        </w:r>
      </w:del>
      <w:del w:id="312" w:author="崔佳旭Jay" w:date="2026-10-07T20:42:50Z">
        <w:r>
          <w:rPr>
            <w:b/>
            <w:lang w:eastAsia="zh-CN"/>
          </w:rPr>
          <w:delText>如何以共享操作为组合单位，保留策略依赖和实现约束，补齐任务所需步骤，并落实为真实工具调用？</w:delText>
        </w:r>
      </w:del>
    </w:p>
    <w:p w14:paraId="7C9568DB">
      <w:pPr>
        <w:ind w:firstLine="360" w:firstLineChars="200"/>
        <w:rPr>
          <w:ins w:id="314" w:author="崔佳旭Jay" w:date="2026-10-07T20:43:49Z"/>
          <w:rFonts w:hint="eastAsia"/>
          <w:lang w:eastAsia="zh-CN"/>
        </w:rPr>
        <w:pPrChange w:id="313" w:author="崔佳旭Jay" w:date="2026-10-07T20:42:54Z">
          <w:pPr/>
        </w:pPrChange>
      </w:pPr>
      <w:ins w:id="315" w:author="崔佳旭Jay" w:date="2026-10-07T20:43:48Z">
        <w:r>
          <w:rPr>
            <w:rFonts w:hint="eastAsia"/>
            <w:lang w:eastAsia="zh-CN"/>
            <w:rPrChange w:id="316" w:author="崔佳旭Jay" w:date="2026-10-07T20:43:48Z">
              <w:rPr>
                <w:rFonts w:hint="eastAsia"/>
              </w:rPr>
            </w:rPrChange>
          </w:rPr>
          <w:t>本文的主要贡献概括如下：</w:t>
        </w:r>
      </w:ins>
    </w:p>
    <w:p w14:paraId="43F41A9F">
      <w:pPr>
        <w:numPr>
          <w:ilvl w:val="0"/>
          <w:numId w:val="2"/>
          <w:ins w:id="319" w:author="崔佳旭Jay" w:date="2026-10-07T20:44:01Z"/>
        </w:numPr>
        <w:ind w:left="420" w:hanging="420" w:firstLineChars="0"/>
        <w:rPr>
          <w:ins w:id="320" w:author="崔佳旭Jay" w:date="2026-10-07T21:05:10Z"/>
          <w:rFonts w:hint="eastAsia"/>
          <w:lang w:eastAsia="zh-CN"/>
        </w:rPr>
        <w:pPrChange w:id="318" w:author="崔佳旭Jay" w:date="2026-10-07T20:44:01Z">
          <w:pPr/>
        </w:pPrChange>
      </w:pPr>
      <w:ins w:id="321" w:author="崔佳旭Jay" w:date="2026-10-07T20:43:57Z">
        <w:r>
          <w:rPr>
            <w:rFonts w:hint="eastAsia"/>
            <w:lang w:eastAsia="zh-CN"/>
            <w:rPrChange w:id="322" w:author="崔佳旭Jay" w:date="2026-10-07T20:43:57Z">
              <w:rPr>
                <w:rFonts w:hint="eastAsia"/>
              </w:rPr>
            </w:rPrChange>
          </w:rPr>
          <w:t>我们构建了 GeoToolEval，</w:t>
        </w:r>
      </w:ins>
      <w:ins w:id="324" w:author="崔佳旭Jay" w:date="2026-10-07T21:07:15Z">
        <w:r>
          <w:rPr>
            <w:rFonts w:hint="eastAsia"/>
            <w:lang w:eastAsia="zh-CN"/>
          </w:rPr>
          <w:t>首次</w:t>
        </w:r>
      </w:ins>
      <w:ins w:id="325" w:author="崔佳旭Jay" w:date="2026-10-07T21:07:15Z">
        <w:r>
          <w:rPr>
            <w:rFonts w:hint="eastAsia"/>
            <w:lang w:val="en-US" w:eastAsia="zh-CN"/>
          </w:rPr>
          <w:t>全面覆盖</w:t>
        </w:r>
      </w:ins>
      <w:ins w:id="326" w:author="崔佳旭Jay" w:date="2026-10-07T21:07:15Z">
        <w:r>
          <w:rPr>
            <w:rFonts w:hint="eastAsia"/>
            <w:lang w:eastAsia="zh-CN"/>
          </w:rPr>
          <w:t xml:space="preserve"> 10 个地学前沿研究主题，</w:t>
        </w:r>
      </w:ins>
      <w:ins w:id="327" w:author="崔佳旭Jay" w:date="2026-10-07T21:07:15Z">
        <w:r>
          <w:rPr>
            <w:rFonts w:hint="eastAsia"/>
            <w:lang w:val="en-US" w:eastAsia="zh-CN"/>
          </w:rPr>
          <w:t>包含</w:t>
        </w:r>
      </w:ins>
      <w:ins w:id="328" w:author="崔佳旭Jay" w:date="2026-10-07T21:07:15Z">
        <w:r>
          <w:rPr>
            <w:rFonts w:hint="eastAsia"/>
            <w:lang w:eastAsia="zh-CN"/>
          </w:rPr>
          <w:t xml:space="preserve"> 603 道任务</w:t>
        </w:r>
      </w:ins>
      <w:ins w:id="329" w:author="崔佳旭Jay" w:date="2026-10-07T20:46:43Z">
        <w:r>
          <w:rPr>
            <w:rFonts w:hint="eastAsia"/>
            <w:lang w:eastAsia="zh-CN"/>
          </w:rPr>
          <w:t>。</w:t>
        </w:r>
      </w:ins>
      <w:ins w:id="330" w:author="崔佳旭Jay" w:date="2026-10-07T20:43:57Z">
        <w:r>
          <w:rPr>
            <w:rFonts w:hint="eastAsia"/>
            <w:lang w:eastAsia="zh-CN"/>
            <w:rPrChange w:id="331" w:author="崔佳旭Jay" w:date="2026-10-07T20:43:57Z">
              <w:rPr>
                <w:rFonts w:hint="eastAsia"/>
              </w:rPr>
            </w:rPrChange>
          </w:rPr>
          <w:t>通过单步与多步</w:t>
        </w:r>
      </w:ins>
      <w:ins w:id="333" w:author="崔佳旭Jay" w:date="2026-10-07T20:47:18Z">
        <w:r>
          <w:rPr>
            <w:rFonts w:hint="eastAsia"/>
            <w:lang w:val="en-US" w:eastAsia="zh-CN"/>
          </w:rPr>
          <w:t>工具</w:t>
        </w:r>
      </w:ins>
      <w:ins w:id="334" w:author="崔佳旭Jay" w:date="2026-10-07T20:47:19Z">
        <w:r>
          <w:rPr>
            <w:rFonts w:hint="eastAsia"/>
            <w:lang w:val="en-US" w:eastAsia="zh-CN"/>
          </w:rPr>
          <w:t>调用</w:t>
        </w:r>
      </w:ins>
      <w:ins w:id="335" w:author="崔佳旭Jay" w:date="2026-10-07T20:43:57Z">
        <w:r>
          <w:rPr>
            <w:rFonts w:hint="eastAsia"/>
            <w:lang w:eastAsia="zh-CN"/>
            <w:rPrChange w:id="336" w:author="崔佳旭Jay" w:date="2026-10-07T20:43:57Z">
              <w:rPr>
                <w:rFonts w:hint="eastAsia"/>
              </w:rPr>
            </w:rPrChange>
          </w:rPr>
          <w:t>任务的结合，</w:t>
        </w:r>
      </w:ins>
      <w:ins w:id="338" w:author="崔佳旭Jay" w:date="2026-10-07T20:47:37Z">
        <w:r>
          <w:rPr>
            <w:rFonts w:hint="eastAsia"/>
            <w:lang w:val="en-US" w:eastAsia="zh-CN"/>
          </w:rPr>
          <w:t>实现了</w:t>
        </w:r>
      </w:ins>
      <w:ins w:id="339" w:author="崔佳旭Jay" w:date="2026-10-07T20:47:37Z">
        <w:r>
          <w:rPr>
            <w:rFonts w:hint="eastAsia"/>
            <w:lang w:eastAsia="zh-CN"/>
          </w:rPr>
          <w:t>在同一任务中联合检验工具依赖、跨工具组合、与最终答案</w:t>
        </w:r>
      </w:ins>
      <w:ins w:id="340" w:author="崔佳旭Jay" w:date="2026-10-07T20:47:37Z">
        <w:r>
          <w:rPr>
            <w:rFonts w:hint="eastAsia"/>
            <w:lang w:val="en-US" w:eastAsia="zh-CN"/>
          </w:rPr>
          <w:t>的能力</w:t>
        </w:r>
      </w:ins>
      <w:ins w:id="341" w:author="崔佳旭Jay" w:date="2026-10-07T21:06:48Z">
        <w:r>
          <w:rPr>
            <w:rFonts w:hint="eastAsia"/>
            <w:lang w:val="en-US" w:eastAsia="zh-CN"/>
          </w:rPr>
          <w:t>，</w:t>
        </w:r>
      </w:ins>
      <w:ins w:id="342" w:author="崔佳旭Jay" w:date="2026-10-07T21:06:48Z">
        <w:r>
          <w:rPr>
            <w:rFonts w:hint="eastAsia"/>
            <w:lang w:eastAsia="zh-CN"/>
          </w:rPr>
          <w:t>为方法研究提供了</w:t>
        </w:r>
      </w:ins>
      <w:ins w:id="343" w:author="崔佳旭Jay" w:date="2026-10-07T21:07:03Z">
        <w:r>
          <w:rPr>
            <w:rFonts w:hint="eastAsia"/>
            <w:lang w:val="en-US" w:eastAsia="zh-CN"/>
          </w:rPr>
          <w:t>工具编排</w:t>
        </w:r>
      </w:ins>
      <w:ins w:id="344" w:author="崔佳旭Jay" w:date="2026-10-07T21:06:48Z">
        <w:r>
          <w:rPr>
            <w:rFonts w:hint="eastAsia"/>
            <w:lang w:eastAsia="zh-CN"/>
          </w:rPr>
          <w:t>可归因的信号</w:t>
        </w:r>
      </w:ins>
      <w:ins w:id="345" w:author="崔佳旭Jay" w:date="2026-10-07T21:06:57Z">
        <w:r>
          <w:rPr>
            <w:rFonts w:hint="eastAsia"/>
            <w:lang w:eastAsia="zh-CN"/>
          </w:rPr>
          <w:t>。</w:t>
        </w:r>
      </w:ins>
    </w:p>
    <w:p w14:paraId="7C79E98C">
      <w:pPr>
        <w:numPr>
          <w:ilvl w:val="0"/>
          <w:numId w:val="2"/>
          <w:ins w:id="347" w:author="崔佳旭Jay" w:date="2026-10-07T21:09:59Z"/>
        </w:numPr>
        <w:ind w:left="420" w:hanging="420"/>
        <w:rPr>
          <w:ins w:id="348" w:author="崔佳旭Jay" w:date="2026-10-07T20:46:02Z"/>
          <w:rFonts w:hint="eastAsia"/>
          <w:lang w:eastAsia="zh-CN"/>
        </w:rPr>
        <w:pPrChange w:id="346" w:author="崔佳旭Jay" w:date="2026-10-07T21:09:59Z">
          <w:pPr/>
        </w:pPrChange>
      </w:pPr>
      <w:ins w:id="349" w:author="崔佳旭Jay" w:date="2026-10-07T20:44:31Z">
        <w:r>
          <w:rPr>
            <w:rFonts w:hint="eastAsia"/>
            <w:lang w:eastAsia="zh-CN"/>
            <w:rPrChange w:id="350" w:author="崔佳旭Jay" w:date="2026-10-07T20:44:31Z">
              <w:rPr>
                <w:rFonts w:hint="eastAsia"/>
              </w:rPr>
            </w:rPrChange>
          </w:rPr>
          <w:t>我们提出</w:t>
        </w:r>
      </w:ins>
      <w:ins w:id="352" w:author="崔佳旭Jay" w:date="2026-10-07T20:48:02Z">
        <w:r>
          <w:rPr>
            <w:rFonts w:hint="eastAsia"/>
            <w:lang w:val="en-US" w:eastAsia="zh-CN"/>
          </w:rPr>
          <w:t>基于</w:t>
        </w:r>
      </w:ins>
      <w:ins w:id="353" w:author="崔佳旭Jay" w:date="2026-10-07T20:44:31Z">
        <w:r>
          <w:rPr>
            <w:rFonts w:hint="eastAsia"/>
            <w:lang w:eastAsia="zh-CN"/>
            <w:rPrChange w:id="354" w:author="崔佳旭Jay" w:date="2026-10-07T20:44:31Z">
              <w:rPr>
                <w:rFonts w:hint="eastAsia"/>
              </w:rPr>
            </w:rPrChange>
          </w:rPr>
          <w:t>Skill</w:t>
        </w:r>
      </w:ins>
      <w:ins w:id="356" w:author="崔佳旭Jay" w:date="2026-10-07T20:44:35Z">
        <w:r>
          <w:rPr>
            <w:rFonts w:hint="eastAsia"/>
            <w:lang w:eastAsia="zh-CN"/>
          </w:rPr>
          <w:t>-</w:t>
        </w:r>
      </w:ins>
      <w:ins w:id="357" w:author="崔佳旭Jay" w:date="2026-10-07T20:44:31Z">
        <w:r>
          <w:rPr>
            <w:rFonts w:hint="eastAsia"/>
            <w:lang w:eastAsia="zh-CN"/>
            <w:rPrChange w:id="358" w:author="崔佳旭Jay" w:date="2026-10-07T20:44:31Z">
              <w:rPr>
                <w:rFonts w:hint="eastAsia"/>
              </w:rPr>
            </w:rPrChange>
          </w:rPr>
          <w:t>Capability</w:t>
        </w:r>
      </w:ins>
      <w:ins w:id="360" w:author="崔佳旭Jay" w:date="2026-10-07T20:44:37Z">
        <w:r>
          <w:rPr>
            <w:rFonts w:hint="eastAsia"/>
            <w:lang w:eastAsia="zh-CN"/>
          </w:rPr>
          <w:t>-</w:t>
        </w:r>
      </w:ins>
      <w:ins w:id="361" w:author="崔佳旭Jay" w:date="2026-10-07T20:44:31Z">
        <w:r>
          <w:rPr>
            <w:rFonts w:hint="eastAsia"/>
            <w:lang w:eastAsia="zh-CN"/>
            <w:rPrChange w:id="362" w:author="崔佳旭Jay" w:date="2026-10-07T20:44:31Z">
              <w:rPr>
                <w:rFonts w:hint="eastAsia"/>
              </w:rPr>
            </w:rPrChange>
          </w:rPr>
          <w:t>Tool分层表示与超图缺失能力补全</w:t>
        </w:r>
      </w:ins>
      <w:ins w:id="364" w:author="崔佳旭Jay" w:date="2026-10-07T20:44:58Z">
        <w:r>
          <w:rPr>
            <w:rFonts w:hint="eastAsia"/>
            <w:lang w:val="en-US" w:eastAsia="zh-CN"/>
          </w:rPr>
          <w:t>的</w:t>
        </w:r>
      </w:ins>
      <w:ins w:id="365" w:author="崔佳旭Jay" w:date="2026-10-07T20:45:06Z">
        <w:r>
          <w:rPr>
            <w:rFonts w:hint="eastAsia"/>
            <w:lang w:val="en-US" w:eastAsia="zh-CN"/>
          </w:rPr>
          <w:t>地学</w:t>
        </w:r>
      </w:ins>
      <w:ins w:id="366" w:author="崔佳旭Jay" w:date="2026-10-07T20:45:07Z">
        <w:r>
          <w:rPr>
            <w:rFonts w:hint="eastAsia"/>
            <w:lang w:val="en-US" w:eastAsia="zh-CN"/>
          </w:rPr>
          <w:t>工具</w:t>
        </w:r>
      </w:ins>
      <w:ins w:id="367" w:author="崔佳旭Jay" w:date="2026-10-07T20:45:08Z">
        <w:r>
          <w:rPr>
            <w:rFonts w:hint="eastAsia"/>
            <w:lang w:val="en-US" w:eastAsia="zh-CN"/>
          </w:rPr>
          <w:t>编排</w:t>
        </w:r>
      </w:ins>
      <w:ins w:id="368" w:author="崔佳旭Jay" w:date="2026-10-07T20:45:10Z">
        <w:r>
          <w:rPr>
            <w:rFonts w:hint="eastAsia"/>
            <w:lang w:val="en-US" w:eastAsia="zh-CN"/>
          </w:rPr>
          <w:t>智能体</w:t>
        </w:r>
      </w:ins>
      <w:ins w:id="369" w:author="崔佳旭Jay" w:date="2026-10-07T20:45:02Z">
        <w:r>
          <w:rPr>
            <w:rFonts w:hint="eastAsia"/>
            <w:lang w:eastAsia="zh-CN"/>
          </w:rPr>
          <w:t>AgentGS</w:t>
        </w:r>
      </w:ins>
      <w:ins w:id="370" w:author="崔佳旭Jay" w:date="2026-10-07T20:44:31Z">
        <w:r>
          <w:rPr>
            <w:rFonts w:hint="eastAsia"/>
            <w:lang w:eastAsia="zh-CN"/>
            <w:rPrChange w:id="371" w:author="崔佳旭Jay" w:date="2026-10-07T20:44:31Z">
              <w:rPr>
                <w:rFonts w:hint="eastAsia"/>
              </w:rPr>
            </w:rPrChange>
          </w:rPr>
          <w:t>，支持跨策略复用与满足约束的工具选择</w:t>
        </w:r>
      </w:ins>
      <w:ins w:id="373" w:author="崔佳旭Jay" w:date="2026-10-07T21:08:56Z">
        <w:r>
          <w:rPr>
            <w:rFonts w:hint="eastAsia"/>
            <w:lang w:eastAsia="zh-CN"/>
          </w:rPr>
          <w:t>，</w:t>
        </w:r>
      </w:ins>
      <w:ins w:id="374" w:author="崔佳旭Jay" w:date="2026-10-07T21:08:58Z">
        <w:r>
          <w:rPr>
            <w:rFonts w:hint="eastAsia"/>
            <w:lang w:val="en-US" w:eastAsia="zh-CN"/>
          </w:rPr>
          <w:t>同时</w:t>
        </w:r>
      </w:ins>
      <w:ins w:id="375" w:author="崔佳旭Jay" w:date="2026-10-07T21:08:59Z">
        <w:r>
          <w:rPr>
            <w:rFonts w:hint="eastAsia"/>
            <w:lang w:val="en-US" w:eastAsia="zh-CN"/>
          </w:rPr>
          <w:t>实现了</w:t>
        </w:r>
      </w:ins>
      <w:ins w:id="376" w:author="崔佳旭Jay" w:date="2026-10-07T21:09:12Z">
        <w:r>
          <w:rPr>
            <w:rFonts w:hint="eastAsia"/>
            <w:lang w:val="en-US" w:eastAsia="zh-CN"/>
          </w:rPr>
          <w:t>缺失</w:t>
        </w:r>
      </w:ins>
      <w:ins w:id="377" w:author="崔佳旭Jay" w:date="2026-10-07T21:09:13Z">
        <w:r>
          <w:rPr>
            <w:rFonts w:hint="eastAsia"/>
            <w:lang w:val="en-US" w:eastAsia="zh-CN"/>
          </w:rPr>
          <w:t>能力</w:t>
        </w:r>
      </w:ins>
      <w:ins w:id="378" w:author="崔佳旭Jay" w:date="2026-10-07T21:09:14Z">
        <w:r>
          <w:rPr>
            <w:rFonts w:hint="eastAsia"/>
            <w:lang w:val="en-US" w:eastAsia="zh-CN"/>
          </w:rPr>
          <w:t>补全</w:t>
        </w:r>
      </w:ins>
      <w:ins w:id="379" w:author="崔佳旭Jay" w:date="2026-10-07T21:09:34Z">
        <w:r>
          <w:rPr>
            <w:rFonts w:hint="eastAsia"/>
            <w:lang w:val="en-US" w:eastAsia="zh-CN"/>
          </w:rPr>
          <w:t>，</w:t>
        </w:r>
      </w:ins>
      <w:ins w:id="380" w:author="崔佳旭Jay" w:date="2026-10-07T21:09:35Z">
        <w:r>
          <w:rPr>
            <w:rFonts w:hint="eastAsia"/>
            <w:lang w:val="en-US" w:eastAsia="zh-CN"/>
          </w:rPr>
          <w:t>提升</w:t>
        </w:r>
      </w:ins>
      <w:ins w:id="381" w:author="崔佳旭Jay" w:date="2026-10-07T21:09:41Z">
        <w:r>
          <w:rPr>
            <w:rFonts w:hint="eastAsia"/>
            <w:lang w:val="en-US" w:eastAsia="zh-CN"/>
          </w:rPr>
          <w:t>工具</w:t>
        </w:r>
      </w:ins>
      <w:ins w:id="382" w:author="崔佳旭Jay" w:date="2026-10-07T21:10:59Z">
        <w:r>
          <w:rPr>
            <w:rFonts w:hint="eastAsia"/>
            <w:lang w:val="en-US" w:eastAsia="zh-CN"/>
          </w:rPr>
          <w:t>调用与</w:t>
        </w:r>
      </w:ins>
      <w:ins w:id="383" w:author="崔佳旭Jay" w:date="2026-10-07T21:11:01Z">
        <w:r>
          <w:rPr>
            <w:rFonts w:hint="eastAsia"/>
            <w:lang w:val="en-US" w:eastAsia="zh-CN"/>
          </w:rPr>
          <w:t>任务完成</w:t>
        </w:r>
      </w:ins>
      <w:ins w:id="384" w:author="崔佳旭Jay" w:date="2026-10-07T21:10:53Z">
        <w:r>
          <w:rPr>
            <w:rFonts w:hint="eastAsia"/>
            <w:lang w:val="en-US" w:eastAsia="zh-CN"/>
          </w:rPr>
          <w:t>质量</w:t>
        </w:r>
      </w:ins>
      <w:ins w:id="385" w:author="崔佳旭Jay" w:date="2026-10-07T21:09:56Z">
        <w:r>
          <w:rPr>
            <w:rFonts w:hint="eastAsia"/>
            <w:lang w:val="en-US" w:eastAsia="zh-CN"/>
          </w:rPr>
          <w:t>。</w:t>
        </w:r>
      </w:ins>
    </w:p>
    <w:p w14:paraId="638D2117">
      <w:pPr>
        <w:numPr>
          <w:ilvl w:val="0"/>
          <w:numId w:val="2"/>
          <w:ins w:id="387" w:author="崔佳旭Jay" w:date="2026-10-07T20:50:08Z"/>
        </w:numPr>
        <w:ind w:left="420" w:hanging="420" w:firstLineChars="0"/>
        <w:rPr>
          <w:del w:id="388" w:author="崔佳旭Jay" w:date="2026-10-07T20:50:02Z"/>
          <w:lang w:eastAsia="zh-CN"/>
        </w:rPr>
        <w:pPrChange w:id="386" w:author="崔佳旭Jay" w:date="2026-10-07T20:50:08Z">
          <w:pPr/>
        </w:pPrChange>
      </w:pPr>
      <w:ins w:id="389" w:author="崔佳旭Jay" w:date="2026-10-07T20:48:51Z">
        <w:r>
          <w:rPr>
            <w:rFonts w:hint="eastAsia"/>
            <w:lang w:eastAsia="zh-CN"/>
            <w:rPrChange w:id="390" w:author="崔佳旭Jay" w:date="2026-10-07T20:48:51Z">
              <w:rPr>
                <w:rFonts w:hint="eastAsia"/>
              </w:rPr>
            </w:rPrChange>
          </w:rPr>
          <w:t>在</w:t>
        </w:r>
        <w:bookmarkStart w:id="23" w:name="_GoBack"/>
        <w:bookmarkEnd w:id="23"/>
        <w:r>
          <w:rPr>
            <w:rFonts w:hint="eastAsia"/>
            <w:lang w:eastAsia="zh-CN"/>
            <w:rPrChange w:id="390" w:author="崔佳旭Jay" w:date="2026-10-07T20:48:51Z">
              <w:rPr>
                <w:rFonts w:hint="eastAsia"/>
              </w:rPr>
            </w:rPrChange>
          </w:rPr>
          <w:t>GeoToolEval 的 603 道任务上</w:t>
        </w:r>
      </w:ins>
      <w:ins w:id="392" w:author="崔佳旭Jay" w:date="2026-10-07T21:10:34Z">
        <w:r>
          <w:rPr>
            <w:rFonts w:hint="eastAsia"/>
            <w:lang w:val="en-US" w:eastAsia="zh-CN"/>
          </w:rPr>
          <w:t>的</w:t>
        </w:r>
      </w:ins>
      <w:ins w:id="393" w:author="崔佳旭Jay" w:date="2026-10-07T20:49:06Z">
        <w:r>
          <w:rPr>
            <w:rFonts w:hint="eastAsia"/>
            <w:lang w:val="en-US" w:eastAsia="zh-CN"/>
          </w:rPr>
          <w:t>结果显示</w:t>
        </w:r>
      </w:ins>
      <w:ins w:id="394" w:author="崔佳旭Jay" w:date="2026-10-07T21:10:36Z">
        <w:r>
          <w:rPr>
            <w:rFonts w:hint="eastAsia"/>
            <w:lang w:val="en-US" w:eastAsia="zh-CN"/>
          </w:rPr>
          <w:t>：</w:t>
        </w:r>
      </w:ins>
      <w:ins w:id="395" w:author="崔佳旭Jay" w:date="2026-10-07T20:48:51Z">
        <w:r>
          <w:rPr>
            <w:rFonts w:hint="eastAsia"/>
            <w:lang w:eastAsia="zh-CN"/>
            <w:rPrChange w:id="396" w:author="崔佳旭Jay" w:date="2026-10-07T20:48:51Z">
              <w:rPr>
                <w:rFonts w:hint="eastAsia"/>
              </w:rPr>
            </w:rPrChange>
          </w:rPr>
          <w:t>AgentGS 的平均 FAS 达到 0.8731</w:t>
        </w:r>
      </w:ins>
      <w:ins w:id="398" w:author="崔佳旭Jay" w:date="2026-10-07T20:49:15Z">
        <w:r>
          <w:rPr>
            <w:rFonts w:hint="eastAsia"/>
            <w:lang w:eastAsia="zh-CN"/>
          </w:rPr>
          <w:t>，</w:t>
        </w:r>
      </w:ins>
      <w:ins w:id="399" w:author="崔佳旭Jay" w:date="2026-10-07T21:12:01Z">
        <w:r>
          <w:rPr>
            <w:rFonts w:hint="eastAsia"/>
            <w:lang w:val="en-US" w:eastAsia="zh-CN"/>
          </w:rPr>
          <w:t>显著</w:t>
        </w:r>
      </w:ins>
      <w:ins w:id="400" w:author="崔佳旭Jay" w:date="2026-10-07T21:12:07Z">
        <w:r>
          <w:rPr>
            <w:rFonts w:hint="eastAsia"/>
            <w:lang w:val="en-US" w:eastAsia="zh-CN"/>
          </w:rPr>
          <w:t>胜过</w:t>
        </w:r>
      </w:ins>
      <w:ins w:id="401" w:author="崔佳旭Jay" w:date="2026-10-07T21:12:10Z">
        <w:r>
          <w:rPr>
            <w:rFonts w:hint="eastAsia"/>
            <w:lang w:val="en-US" w:eastAsia="zh-CN"/>
          </w:rPr>
          <w:t>前沿</w:t>
        </w:r>
      </w:ins>
      <w:ins w:id="402" w:author="崔佳旭Jay" w:date="2026-10-07T21:12:13Z">
        <w:r>
          <w:rPr>
            <w:rFonts w:hint="eastAsia"/>
            <w:lang w:val="en-US" w:eastAsia="zh-CN"/>
          </w:rPr>
          <w:t>地学大模型和</w:t>
        </w:r>
      </w:ins>
      <w:ins w:id="403" w:author="崔佳旭Jay" w:date="2026-10-07T21:12:16Z">
        <w:r>
          <w:rPr>
            <w:rFonts w:hint="eastAsia"/>
            <w:lang w:val="en-US" w:eastAsia="zh-CN"/>
          </w:rPr>
          <w:t>地学智能体</w:t>
        </w:r>
      </w:ins>
      <w:ins w:id="404" w:author="崔佳旭Jay" w:date="2026-10-07T21:12:02Z">
        <w:r>
          <w:rPr>
            <w:rFonts w:hint="eastAsia"/>
            <w:lang w:eastAsia="zh-CN"/>
          </w:rPr>
          <w:t>。</w:t>
        </w:r>
      </w:ins>
      <w:ins w:id="405" w:author="崔佳旭Jay" w:date="2026-10-07T20:49:16Z">
        <w:r>
          <w:rPr>
            <w:rFonts w:hint="eastAsia"/>
            <w:lang w:val="en-US" w:eastAsia="zh-CN"/>
          </w:rPr>
          <w:t>其中</w:t>
        </w:r>
      </w:ins>
      <w:ins w:id="406" w:author="崔佳旭Jay" w:date="2026-10-07T20:48:51Z">
        <w:r>
          <w:rPr>
            <w:rFonts w:hint="eastAsia"/>
            <w:lang w:eastAsia="zh-CN"/>
            <w:rPrChange w:id="407" w:author="崔佳旭Jay" w:date="2026-10-07T20:48:51Z">
              <w:rPr>
                <w:rFonts w:hint="eastAsia"/>
              </w:rPr>
            </w:rPrChange>
          </w:rPr>
          <w:t>多步</w:t>
        </w:r>
      </w:ins>
      <w:ins w:id="409" w:author="崔佳旭Jay" w:date="2026-10-07T20:49:21Z">
        <w:r>
          <w:rPr>
            <w:rFonts w:hint="eastAsia"/>
            <w:lang w:val="en-US" w:eastAsia="zh-CN"/>
          </w:rPr>
          <w:t>工具调用</w:t>
        </w:r>
      </w:ins>
      <w:ins w:id="410" w:author="崔佳旭Jay" w:date="2026-10-07T20:48:51Z">
        <w:r>
          <w:rPr>
            <w:rFonts w:hint="eastAsia"/>
            <w:lang w:eastAsia="zh-CN"/>
            <w:rPrChange w:id="411" w:author="崔佳旭Jay" w:date="2026-10-07T20:48:51Z">
              <w:rPr>
                <w:rFonts w:hint="eastAsia"/>
              </w:rPr>
            </w:rPrChange>
          </w:rPr>
          <w:t>任务分析表明，</w:t>
        </w:r>
      </w:ins>
      <w:ins w:id="413" w:author="崔佳旭Jay" w:date="2026-10-07T20:49:32Z">
        <w:r>
          <w:rPr>
            <w:rFonts w:hint="eastAsia"/>
            <w:lang w:val="en-US" w:eastAsia="zh-CN"/>
          </w:rPr>
          <w:t>提出</w:t>
        </w:r>
      </w:ins>
      <w:ins w:id="414" w:author="崔佳旭Jay" w:date="2026-10-07T20:49:33Z">
        <w:r>
          <w:rPr>
            <w:rFonts w:hint="eastAsia"/>
            <w:lang w:val="en-US" w:eastAsia="zh-CN"/>
          </w:rPr>
          <w:t>的</w:t>
        </w:r>
      </w:ins>
      <w:ins w:id="415" w:author="崔佳旭Jay" w:date="2026-10-07T20:49:34Z">
        <w:r>
          <w:rPr>
            <w:rFonts w:hint="eastAsia"/>
            <w:lang w:val="en-US" w:eastAsia="zh-CN"/>
          </w:rPr>
          <w:t>策略</w:t>
        </w:r>
      </w:ins>
      <w:ins w:id="416" w:author="崔佳旭Jay" w:date="2026-10-07T20:48:51Z">
        <w:r>
          <w:rPr>
            <w:rFonts w:hint="eastAsia"/>
            <w:lang w:eastAsia="zh-CN"/>
            <w:rPrChange w:id="417" w:author="崔佳旭Jay" w:date="2026-10-07T20:48:51Z">
              <w:rPr>
                <w:rFonts w:hint="eastAsia"/>
              </w:rPr>
            </w:rPrChange>
          </w:rPr>
          <w:t>能够补齐必要操作</w:t>
        </w:r>
      </w:ins>
      <w:ins w:id="419" w:author="崔佳旭Jay" w:date="2026-10-07T20:49:44Z">
        <w:r>
          <w:rPr>
            <w:rFonts w:hint="eastAsia"/>
            <w:lang w:eastAsia="zh-CN"/>
          </w:rPr>
          <w:t>，</w:t>
        </w:r>
      </w:ins>
      <w:ins w:id="420" w:author="崔佳旭Jay" w:date="2026-10-07T20:48:51Z">
        <w:r>
          <w:rPr>
            <w:rFonts w:hint="eastAsia"/>
            <w:lang w:eastAsia="zh-CN"/>
            <w:rPrChange w:id="421" w:author="崔佳旭Jay" w:date="2026-10-07T20:48:51Z">
              <w:rPr>
                <w:rFonts w:hint="eastAsia"/>
              </w:rPr>
            </w:rPrChange>
          </w:rPr>
          <w:t>提高复杂任务</w:t>
        </w:r>
      </w:ins>
      <w:ins w:id="423" w:author="崔佳旭Jay" w:date="2026-10-07T21:12:36Z">
        <w:r>
          <w:rPr>
            <w:rFonts w:hint="eastAsia"/>
            <w:lang w:val="en-US" w:eastAsia="zh-CN"/>
          </w:rPr>
          <w:t>完成率与</w:t>
        </w:r>
      </w:ins>
      <w:ins w:id="424" w:author="崔佳旭Jay" w:date="2026-10-07T20:48:51Z">
        <w:r>
          <w:rPr>
            <w:rFonts w:hint="eastAsia"/>
            <w:lang w:eastAsia="zh-CN"/>
            <w:rPrChange w:id="425" w:author="崔佳旭Jay" w:date="2026-10-07T20:48:51Z">
              <w:rPr>
                <w:rFonts w:hint="eastAsia"/>
              </w:rPr>
            </w:rPrChange>
          </w:rPr>
          <w:t>答案准确性。</w:t>
        </w:r>
      </w:ins>
      <w:del w:id="427" w:author="崔佳旭Jay" w:date="2026-10-07T20:50:02Z">
        <w:r>
          <w:rPr>
            <w:lang w:eastAsia="zh-CN"/>
          </w:rPr>
          <w:delText>针对上述规划问题，本文提出以下两项核心贡献。</w:delText>
        </w:r>
      </w:del>
      <w:del w:id="428" w:author="崔佳旭Jay" w:date="2026-10-07T20:50:02Z">
        <w:r>
          <w:rPr>
            <w:b/>
            <w:lang w:eastAsia="zh-CN"/>
          </w:rPr>
          <w:delText>第一，面向任务组合的Skill–Capability–Tool分层表示。</w:delText>
        </w:r>
      </w:del>
      <w:del w:id="429" w:author="崔佳旭Jay" w:date="2026-10-07T20:50:02Z">
        <w:r>
          <w:rPr>
            <w:lang w:eastAsia="zh-CN"/>
          </w:rPr>
          <w:delText xml:space="preserve"> 该表示以共享能力为组合单位，使规划器能够按需复用不同Skill中的局部操作，再选择具体工具实现。组合过程中，各操作的策略来源、前置依赖、输入角色和候选工具范围得到保留，以维持其使用条件。该设计支持跨策略的能力复用，以及满足操作约束的工具选择。</w:delText>
        </w:r>
      </w:del>
    </w:p>
    <w:p w14:paraId="638D2117">
      <w:pPr>
        <w:numPr>
          <w:ilvl w:val="0"/>
          <w:numId w:val="2"/>
          <w:ins w:id="431" w:author="崔佳旭Jay" w:date="2026-10-07T20:50:08Z"/>
        </w:numPr>
        <w:ind w:left="420" w:hanging="420"/>
        <w:rPr>
          <w:del w:id="432" w:author="崔佳旭Jay" w:date="2026-10-07T20:50:02Z"/>
          <w:lang w:eastAsia="zh-CN"/>
        </w:rPr>
        <w:pPrChange w:id="430" w:author="崔佳旭Jay" w:date="2026-10-07T20:50:08Z">
          <w:pPr/>
        </w:pPrChange>
      </w:pPr>
      <w:del w:id="433" w:author="崔佳旭Jay" w:date="2026-10-07T20:50:02Z">
        <w:r>
          <w:rPr>
            <w:b/>
            <w:lang w:eastAsia="zh-CN"/>
          </w:rPr>
          <w:delText>第二，超图缺失能力补全。</w:delText>
        </w:r>
      </w:del>
      <w:del w:id="434" w:author="崔佳旭Jay" w:date="2026-10-07T20:50:02Z">
        <w:r>
          <w:rPr>
            <w:lang w:eastAsia="zh-CN"/>
          </w:rPr>
          <w:delText xml:space="preserve"> 基于上述表示，系统先根据已选Skill的依赖关系，为目标操作补齐必需的前置步骤；随后，在尚未使用的Skill中寻找连接当前计划步骤的有向分支，并在满足约束时补入缺失操作。对于每条由单个Skill提供的连接分支，系统检查其必需前驱是否已在当前计划或分支内、输入输出类型是否相容，以及所需工具是否可用；同一对端点仅有一个有效候选时，才将该分支加入计划。补全后的能力计划进一步映射为具体工具调用，并通过参数与上游产物绑定落实执行，最终结合执行证据与科学结果核验任务完成情况。在上述能力组合与补全机制的基础上，系统进一步支持将新形成的能力流程组织为候选 Skill，以保存其操作组成、依赖关系和适用条件，为后续任务中的策略复用提供基础。</w:delText>
        </w:r>
      </w:del>
    </w:p>
    <w:p w14:paraId="638D2117">
      <w:pPr>
        <w:numPr>
          <w:ilvl w:val="0"/>
          <w:numId w:val="2"/>
          <w:ins w:id="436" w:author="崔佳旭Jay" w:date="2026-10-07T20:50:08Z"/>
        </w:numPr>
        <w:ind w:left="420" w:hanging="420"/>
        <w:rPr>
          <w:lang w:eastAsia="zh-CN"/>
        </w:rPr>
        <w:pPrChange w:id="435" w:author="崔佳旭Jay" w:date="2026-10-07T20:50:08Z">
          <w:pPr/>
        </w:pPrChange>
      </w:pPr>
      <w:del w:id="437" w:author="崔佳旭Jay" w:date="2026-10-07T20:50:02Z">
        <w:r>
          <w:rPr>
            <w:lang w:eastAsia="zh-CN"/>
          </w:rPr>
          <w:delText>本文通过整体比较、模块消融验证方法。在GeoToolEval的603道任务上，AgentGS的平均FAS为0.8</w:delText>
        </w:r>
      </w:del>
      <w:del w:id="438" w:author="崔佳旭Jay" w:date="2026-10-07T20:50:02Z">
        <w:r>
          <w:rPr>
            <w:rFonts w:hint="eastAsia"/>
            <w:lang w:eastAsia="zh-CN"/>
          </w:rPr>
          <w:delText>731</w:delText>
        </w:r>
      </w:del>
      <w:del w:id="439" w:author="崔佳旭Jay" w:date="2026-10-07T20:50:02Z">
        <w:r>
          <w:rPr>
            <w:lang w:eastAsia="zh-CN"/>
          </w:rPr>
          <w:delText>；多步任务分析与执行轨迹进一步表明，该方法能够补齐必要操作、改善中间产物的传递与使用，从而提高复杂任务的完成质量与答案准确性。后续还需检验：系统能否用已有能力完成新的任务组合，以及更换具体工具后能否继续完成原有任务。</w:delText>
        </w:r>
      </w:del>
    </w:p>
    <w:p w14:paraId="3EE86F07">
      <w:pPr>
        <w:pStyle w:val="3"/>
        <w:rPr>
          <w:lang w:eastAsia="zh-CN"/>
        </w:rPr>
      </w:pPr>
      <w:r>
        <w:rPr>
          <w:lang w:eastAsia="zh-CN"/>
        </w:rPr>
        <w:t>2 相关工作</w:t>
      </w:r>
    </w:p>
    <w:p w14:paraId="75F83FBF">
      <w:pPr>
        <w:rPr>
          <w:lang w:eastAsia="zh-CN"/>
        </w:rPr>
      </w:pPr>
      <w:r>
        <w:rPr>
          <w:b/>
          <w:bCs/>
          <w:lang w:eastAsia="zh-CN"/>
        </w:rPr>
        <w:t>规划与工具使用</w:t>
      </w:r>
      <w:r>
        <w:rPr>
          <w:lang w:eastAsia="zh-CN"/>
        </w:rPr>
        <w:t>。 现有方法从不同角度组织工具调用：ReAct结合推理、行动与观察反馈推进任务[6]，ToolPlanner利用路径规划与反馈构建调用流程[9]，Tool-Planner通过工具功能分组辅助任务规划[10]。LLM+P将语言处理与经典规划搜索分离[11]，Generalised BDI Planning则将规划与Agent的目标管理及行动选择相结合[12]。AgentGS同样结合语言模型与结构化规划，以注册Skill中的能力及其依赖关系为依据，组织任务所需操作并补齐缺失步骤，再选择具体工具实现。</w:t>
      </w:r>
    </w:p>
    <w:p w14:paraId="4FB28B48">
      <w:pPr>
        <w:rPr>
          <w:lang w:eastAsia="zh-CN"/>
        </w:rPr>
      </w:pPr>
      <w:r>
        <w:rPr>
          <w:rStyle w:val="135"/>
          <w:lang w:eastAsia="zh-CN"/>
        </w:rPr>
        <w:t xml:space="preserve">工具关系表示与能力组合。 </w:t>
      </w:r>
      <w:r>
        <w:rPr>
          <w:rStyle w:val="135"/>
          <w:b w:val="0"/>
          <w:bCs w:val="0"/>
          <w:lang w:eastAsia="zh-CN"/>
        </w:rPr>
        <w:t>工具及其依赖关系的表示，为多步调用的组织提供了结构依据。HyperAgent依据工具的输入输出schema构建超图，并为尚未满足的需求搜索支持工具[16]。AgentGS则以共享Capability为节点、Skill为超边组织策略知识，并通过Capability–Tool映射关联具体实现。该表示保留能力在不同Skill中的依赖与使用约束，使系统能够复用不同策略中的局部操作，并沿带有Skill来源的依赖关系检索连接分支，补充当前计划中缺失的能力。</w:t>
      </w:r>
    </w:p>
    <w:p w14:paraId="0F961D9B">
      <w:pPr>
        <w:rPr>
          <w:lang w:eastAsia="zh-CN"/>
        </w:rPr>
      </w:pPr>
      <w:r>
        <w:rPr>
          <w:rStyle w:val="135"/>
          <w:lang w:eastAsia="zh-CN"/>
        </w:rPr>
        <w:t>地学知识与科学智能体评测。</w:t>
      </w:r>
      <w:r>
        <w:rPr>
          <w:lang w:eastAsia="zh-CN"/>
        </w:rPr>
        <w:t xml:space="preserve"> K2的GeoBench通过考试类地学问答评价知识理解能力[17]；EarthSE则涵盖专业问题与开放式科学对话，评价模型的地学科学探索能力[2]。上述评测任务可能涉及多步推理，但并不必然要求实际执行多次工具调用。SciToolAgent、GeoAgent与Earth-Agent通过工具调用执行科学数据处理与分析任务[7, 18, 4]。</w:t>
      </w:r>
    </w:p>
    <w:p w14:paraId="0CFA6BA0">
      <w:pPr>
        <w:rPr>
          <w:lang w:eastAsia="zh-CN"/>
        </w:rPr>
      </w:pPr>
      <w:r>
        <w:rPr>
          <w:rStyle w:val="135"/>
          <w:lang w:eastAsia="zh-CN"/>
        </w:rPr>
        <w:t>多工具编排评测。</w:t>
      </w:r>
      <w:r>
        <w:rPr>
          <w:lang w:eastAsia="zh-CN"/>
        </w:rPr>
        <w:t xml:space="preserve"> GeoBenchX要求Agent调用地理空间工具完成多阶段任务，并依据参考解评价结果[3]。Earth-Bench区分自主规划与指令跟随，记录工具调用的输入输出[4]。GeoAgentBench在GIS沙箱中检查调用顺序、参数及最终地图[5]；GeoNatureAgent Benchmark则围绕实际API设置多工具分析与错误恢复任务[19]。已有基准已涉及多步工具调用与部分依赖验证。本文进一步关注跨地学主题的科学操作组合，在评价工具调用与最终答案的同时，分别考察参考调用顺序的匹配、中间产物的实际使用及必要操作的补全。GeoToolEval侧重科学操作组合与执行过程评价，其与已有基准的具体比较见补充材料I。</w:t>
      </w:r>
    </w:p>
    <w:p w14:paraId="7DFF81F5">
      <w:pPr>
        <w:pStyle w:val="3"/>
        <w:rPr>
          <w:lang w:eastAsia="zh-CN"/>
        </w:rPr>
      </w:pPr>
      <w:r>
        <w:rPr>
          <w:lang w:eastAsia="zh-CN"/>
        </w:rPr>
        <w:t>3 AgentGS方法</w:t>
      </w:r>
    </w:p>
    <w:p w14:paraId="53220C32">
      <w:pPr>
        <w:pStyle w:val="4"/>
        <w:rPr>
          <w:lang w:eastAsia="zh-CN"/>
        </w:rPr>
      </w:pPr>
      <w:r>
        <w:rPr>
          <w:lang w:eastAsia="zh-CN"/>
        </w:rPr>
        <w:t>3.1 方法总体流程</w:t>
      </w:r>
    </w:p>
    <w:p w14:paraId="5C3AB0EE">
      <w:pPr>
        <w:rPr>
          <w:lang w:eastAsia="zh-CN"/>
        </w:rPr>
      </w:pPr>
      <w:r>
        <w:rPr>
          <w:lang w:eastAsia="zh-CN"/>
        </w:rPr>
        <w:t>AgentGS面向需要多个工具协同完成的地学任务，通过Skill–Capability–Tool分层表示，将已有策略中的操作组织为能力流程，再选择具体工具执行。图1（c）展示了从任务输入到答案返回的总体流程，包括策略检索、能力规划与补全、工具落实与执行，以及结果核验和Skill回写。</w:t>
      </w:r>
    </w:p>
    <w:p w14:paraId="C1BA694E">
      <w:pPr>
        <w:rPr>
          <w:lang w:eastAsia="zh-CN"/>
        </w:rPr>
      </w:pPr>
      <w:r>
        <w:rPr>
          <w:lang w:eastAsia="zh-CN"/>
        </w:rPr>
        <w:t>给定自然语言目标q及任务资源X，系统首先根据任务描述、领域及输入类型检索相关Skill。SkillSet保存已注册的策略，GeoSkillKG通过共享Capability建立策略之间的关联。检索到适用Skill时，系统沿Yes分支进入Planner，由相关策略确定所需操作；未检索到适用Skill时，则沿No分支从GeoToolKG中检索相关工具，为工具调用规划提供候选。两条路线分别利用策略知识和工具信息，并进入共同的执行与结果核验过程。</w:t>
      </w:r>
    </w:p>
    <w:p w14:paraId="5E5E7A26">
      <w:pPr>
        <w:rPr>
          <w:lang w:eastAsia="zh-CN"/>
        </w:rPr>
      </w:pPr>
      <w:r>
        <w:rPr>
          <w:lang w:eastAsia="zh-CN"/>
        </w:rPr>
        <w:t>在已有Skill支持的规划中，Planner选取任务所需能力，展开必需前驱，形成记录能力步骤及其依赖关系的计划P。不同Skill中的局部步骤可以共同进入计划，并保留原有使用约束。缺失能力补全检查所需操作及其衔接关系；若仍缺少必要步骤，则从其他Skill中检索支持能力或连接分支，将满足约束的部分补入计划。</w:t>
      </w:r>
    </w:p>
    <w:p w14:paraId="8DF92596">
      <w:pPr>
        <w:rPr>
          <w:lang w:eastAsia="zh-CN"/>
        </w:rPr>
      </w:pPr>
      <w:r>
        <w:rPr>
          <w:lang w:eastAsia="zh-CN"/>
        </w:rPr>
        <w:t>能力计划确定后，Tool Grounding依据Capability—Tool映射，为各操作寻找具体工具。系统结合GeoToolKG中的工具功能、接口及关联信息，由LLM在候选范围内辅助确定调用链。Executor随后准备参数、执行工具并传递中间结果，将任务资源和成功前序步骤的产物用于后续调用。</w:t>
      </w:r>
    </w:p>
    <w:p w14:paraId="C2AA3422">
      <w:pPr>
        <w:rPr>
          <w:lang w:eastAsia="zh-CN"/>
        </w:rPr>
      </w:pPr>
      <w:r>
        <w:rPr>
          <w:lang w:eastAsia="zh-CN"/>
        </w:rPr>
        <w:t>得到Result后，Judge依据任务要求检查完成情况。结果满足要求时，系统汇总计算结果与相关产物，返回Answer；调用失败或结果未满足要求时，失败信息反馈至Planner，用于调整后续计划。调整过程受恢复规则约束，复用仍适用的成功前序结果，继续处理未完成部分；无法继续执行时，则说明已获得的结果与尚未完成的操作。</w:t>
      </w:r>
    </w:p>
    <w:p w14:paraId="40BE2AED">
      <w:pPr>
        <w:rPr>
          <w:lang w:eastAsia="zh-CN"/>
        </w:rPr>
        <w:sectPr>
          <w:headerReference r:id="rId7" w:type="default"/>
          <w:footerReference r:id="rId8" w:type="default"/>
          <w:type w:val="continuous"/>
          <w:pgSz w:w="12240" w:h="15840"/>
          <w:pgMar w:top="1674" w:right="1076" w:bottom="1693" w:left="1076" w:header="1080" w:footer="1200" w:gutter="0"/>
          <w:cols w:space="478" w:num="2"/>
          <w:docGrid w:linePitch="360" w:charSpace="0"/>
        </w:sectPr>
      </w:pPr>
      <w:r>
        <w:rPr>
          <w:lang w:eastAsia="zh-CN"/>
        </w:rPr>
        <w:t>任务中新形成且通过核验的能力组合进一步组织为新Skill，经检查与注册后写入SkillSet，GeoSkillKG同步增加相应超边。图中上方的回写路线表示成功流程保存为策略的过程，使后续任务能够检索并复用这一组合。下文依次说明各模块的作用及具体机制。</w:t>
      </w:r>
    </w:p>
    <w:p w14:paraId="179A51C8">
      <w:pPr>
        <w:pStyle w:val="15"/>
        <w:keepLines/>
        <w:jc w:val="both"/>
        <w:rPr>
          <w:lang w:eastAsia="zh-CN"/>
        </w:rPr>
        <w:sectPr>
          <w:headerReference r:id="rId9" w:type="default"/>
          <w:footerReference r:id="rId10" w:type="default"/>
          <w:type w:val="continuous"/>
          <w:pgSz w:w="12240" w:h="15840"/>
          <w:pgMar w:top="1674" w:right="1076" w:bottom="1693" w:left="1076" w:header="1080" w:footer="1200" w:gutter="0"/>
          <w:cols w:space="478" w:num="1"/>
          <w:docGrid w:linePitch="360" w:charSpace="0"/>
        </w:sectPr>
      </w:pPr>
      <w:r>
        <w:drawing>
          <wp:inline distT="0" distB="0" distL="114300" distR="114300">
            <wp:extent cx="6405880" cy="5534025"/>
            <wp:effectExtent l="0" t="0" r="1397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6"/>
                    <a:stretch>
                      <a:fillRect/>
                    </a:stretch>
                  </pic:blipFill>
                  <pic:spPr>
                    <a:xfrm>
                      <a:off x="0" y="0"/>
                      <a:ext cx="6405880" cy="5534025"/>
                    </a:xfrm>
                    <a:prstGeom prst="rect">
                      <a:avLst/>
                    </a:prstGeom>
                    <a:noFill/>
                    <a:ln>
                      <a:noFill/>
                    </a:ln>
                  </pic:spPr>
                </pic:pic>
              </a:graphicData>
            </a:graphic>
          </wp:inline>
        </w:drawing>
      </w:r>
      <w:r>
        <w:rPr>
          <w:lang w:eastAsia="zh-CN"/>
        </w:rPr>
        <w:t xml:space="preserve">图 </w:t>
      </w:r>
      <w:bookmarkStart w:id="2" w:name="fig_1"/>
      <w:r>
        <w:fldChar w:fldCharType="begin"/>
      </w:r>
      <w:r>
        <w:rPr>
          <w:lang w:eastAsia="zh-CN"/>
        </w:rPr>
        <w:instrText xml:space="preserve"> SEQ Figure \* ARABIC </w:instrText>
      </w:r>
      <w:r>
        <w:fldChar w:fldCharType="separate"/>
      </w:r>
      <w:r>
        <w:rPr>
          <w:lang w:eastAsia="zh-CN"/>
        </w:rPr>
        <w:t>1</w:t>
      </w:r>
      <w:r>
        <w:fldChar w:fldCharType="end"/>
      </w:r>
      <w:bookmarkEnd w:id="2"/>
      <w:r>
        <w:rPr>
          <w:lang w:eastAsia="zh-CN"/>
        </w:rPr>
        <w:t xml:space="preserve"> AgentGS的分层表示与总体流程。分层表示提供共享操作、来源依赖与实现范围，超图补全完善能力计划，工具映射将计划落实为调用；通过核验的组合流程保存为新Skill。</w:t>
      </w:r>
    </w:p>
    <w:p w14:paraId="2C1EE751">
      <w:pPr>
        <w:pStyle w:val="4"/>
        <w:rPr>
          <w:lang w:eastAsia="zh-CN"/>
        </w:rPr>
      </w:pPr>
      <w:r>
        <w:rPr>
          <w:lang w:eastAsia="zh-CN"/>
        </w:rPr>
        <w:t>3.2 分层表示与技能超图</w:t>
      </w:r>
    </w:p>
    <w:p w14:paraId="4E2993FB">
      <w:pPr>
        <w:rPr>
          <w:lang w:eastAsia="zh-CN"/>
        </w:rPr>
      </w:pPr>
      <w:r>
        <w:rPr>
          <w:lang w:eastAsia="zh-CN"/>
        </w:rPr>
        <w:t>分层表示为策略检索、能力组合与工具选择提供统一的操作描述。规划器以自然语言目标q、任务资源X及注册集合S、C、T为输入，其中三者分别对应Skill、Capability和Tool。系统通过共享能力标识关联任务策略与工具实现，同时保留能力实例的策略来源、输入角色及候选工具范围，使操作在跨策略复用时仍遵循相应的依赖和使用约束。图1（a）展示了策略、共享能力与工具实现之间的关系。</w:t>
      </w:r>
    </w:p>
    <w:p w14:paraId="389CCDD1">
      <w:pPr>
        <w:rPr>
          <w:lang w:eastAsia="zh-CN"/>
        </w:rPr>
      </w:pPr>
      <w:r>
        <w:rPr>
          <w:rStyle w:val="135"/>
          <w:lang w:eastAsia="zh-CN"/>
        </w:rPr>
        <w:t>Skill是可复用的任务策略。</w:t>
      </w:r>
      <w:r>
        <w:rPr>
          <w:lang w:eastAsia="zh-CN"/>
        </w:rPr>
        <w:t xml:space="preserve"> 每个Skill描述任务目标、适用输入、预期产物及所需能力步骤，并包含相关约束、验证要求与恢复策略。每个步骤引用对应的Capability标识，并指定必需前驱、必选或可选属性，以及该步骤的候选工具范围。因此，Skill能够描述包含必选与可选步骤的能力流程，支持按任务需求选取操作并确定工具实现。本文所述的新Skill生成，是将组合形成的能力流程进一步组织为新的策略描述，新增内容主要体现为已有能力的组合方式及其依赖关系，而非创建新的Capability定义或Tool实现。</w:t>
      </w:r>
    </w:p>
    <w:p w14:paraId="72909806">
      <w:pPr>
        <w:rPr>
          <w:lang w:eastAsia="zh-CN"/>
        </w:rPr>
      </w:pPr>
      <w:r>
        <w:rPr>
          <w:b/>
          <w:bCs/>
        </w:rPr>
        <w:t>Capability是可由不同任务策略共享的操作定义。每项Capability统一描述操作功能、输入输出类型、前后置条件及候选工具，可被多个Skill引用，也可由不同Tool实现。Capability—Tool映射记录具体操作及参数约束，以区分同类功能的不同实现。同一Tool也可对应多项能力，如同时提供极值及其索引。共享能力在不同策略中仍保留各自的使用约束。例如，深时地学与碳封存策略均可引用“栅格分析”能力，但各自限定不同的候选工具集合。</w:t>
      </w:r>
    </w:p>
    <w:p w14:paraId="30251ADD">
      <w:pPr>
        <w:rPr>
          <w:lang w:eastAsia="zh-CN"/>
        </w:rPr>
      </w:pPr>
      <w:r>
        <w:rPr>
          <w:b/>
          <w:bCs/>
          <w:lang w:eastAsia="zh-CN"/>
        </w:rPr>
        <w:t>Tool是实现具体操作的可调用接口。</w:t>
      </w:r>
      <w:r>
        <w:rPr>
          <w:lang w:eastAsia="zh-CN"/>
        </w:rPr>
        <w:t xml:space="preserve"> 工具注册信息包含工具标识、参数schema、输入输出定义及运行信息；实际调用所需的文件、数值和上游产物则在执行阶段绑定。Skill与Capability之间的成员关系、Capability与Tool之间的实现关系均为多对多关系。前者记录任务策略的能力组成，后者支持在能力计划形成后选择具体工具；工具是否被选用及能否执行，仍取决于任务需求、实例约束和运行条件。</w:t>
      </w:r>
    </w:p>
    <w:p w14:paraId="1A844D5B">
      <w:pPr>
        <w:rPr>
          <w:lang w:eastAsia="zh-CN"/>
        </w:rPr>
      </w:pPr>
      <w:r>
        <w:rPr>
          <w:lang w:eastAsia="zh-CN"/>
        </w:rPr>
        <w:t>这种分离使系统能够先确定所需操作及其依赖关系，再选择具体工具实现。同一Capability可被不同Skill复用，但各能力实例仍需保留来源Skill的前置约束，并明确本次调用的输入对象与候选工具范围。对于当前任务，能力计划表示为：</w:t>
      </w:r>
    </w:p>
    <w:tbl>
      <w:tblPr>
        <w:tblStyle w:val="34"/>
        <w:tblW w:w="4805" w:type="dxa"/>
        <w:jc w:val="center"/>
        <w:tblCaption w:val="EquationLayout1"/>
        <w:tblLayout w:type="fixed"/>
        <w:tblCellMar>
          <w:top w:w="0" w:type="dxa"/>
          <w:left w:w="0" w:type="dxa"/>
          <w:bottom w:w="0" w:type="dxa"/>
          <w:right w:w="0" w:type="dxa"/>
        </w:tblCellMar>
      </w:tblPr>
      <w:tblGrid>
        <w:gridCol w:w="100"/>
        <w:gridCol w:w="4105"/>
        <w:gridCol w:w="600"/>
      </w:tblGrid>
      <w:tr w14:paraId="6FDEC520">
        <w:tblPrEx>
          <w:tblCellMar>
            <w:top w:w="0" w:type="dxa"/>
            <w:left w:w="0" w:type="dxa"/>
            <w:bottom w:w="0" w:type="dxa"/>
            <w:right w:w="0" w:type="dxa"/>
          </w:tblCellMar>
        </w:tblPrEx>
        <w:trPr>
          <w:cantSplit/>
          <w:jc w:val="center"/>
        </w:trPr>
        <w:tc>
          <w:tcPr>
            <w:tcW w:w="100" w:type="dxa"/>
            <w:tcMar>
              <w:top w:w="30" w:type="dxa"/>
              <w:left w:w="0" w:type="dxa"/>
              <w:bottom w:w="30" w:type="dxa"/>
              <w:right w:w="0" w:type="dxa"/>
            </w:tcMar>
            <w:vAlign w:val="center"/>
          </w:tcPr>
          <w:p w14:paraId="609850F5">
            <w:pPr>
              <w:ind w:firstLine="0"/>
              <w:jc w:val="center"/>
              <w:rPr>
                <w:lang w:eastAsia="zh-CN"/>
              </w:rPr>
            </w:pPr>
          </w:p>
        </w:tc>
        <w:tc>
          <w:tcPr>
            <w:tcW w:w="4105" w:type="dxa"/>
            <w:tcMar>
              <w:top w:w="30" w:type="dxa"/>
              <w:left w:w="0" w:type="dxa"/>
              <w:bottom w:w="30" w:type="dxa"/>
              <w:right w:w="0" w:type="dxa"/>
            </w:tcMar>
            <w:vAlign w:val="center"/>
          </w:tcPr>
          <w:p w14:paraId="4E66A9FC">
            <w:pPr>
              <w:pStyle w:val="179"/>
              <w:jc w:val="center"/>
            </w:pPr>
            <m:oMathPara>
              <m:oMathParaPr>
                <m:jc m:val="center"/>
              </m:oMathParaPr>
              <m:oMath>
                <m:r>
                  <m:rPr/>
                  <w:rPr>
                    <w:rFonts w:ascii="Cambria Math" w:hAnsi="Cambria Math"/>
                  </w:rPr>
                  <m:t>P</m:t>
                </m:r>
                <m:r>
                  <m:rPr/>
                  <w:rPr>
                    <w:rFonts w:hint="eastAsia" w:ascii="Cambria Math" w:hAnsi="Cambria Math"/>
                  </w:rPr>
                  <m:t>=</m:t>
                </m:r>
                <m:d>
                  <m:dPr>
                    <m:ctrlPr>
                      <w:rPr>
                        <w:rFonts w:ascii="Cambria Math" w:hAnsi="Cambria Math"/>
                        <w:i/>
                      </w:rPr>
                    </m:ctrlPr>
                  </m:dPr>
                  <m:e>
                    <m:r>
                      <m:rPr/>
                      <w:rPr>
                        <w:rFonts w:ascii="Cambria Math" w:hAnsi="Cambria Math"/>
                      </w:rPr>
                      <m:t>V</m:t>
                    </m:r>
                    <m:r>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d</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c</m:t>
                        </m:r>
                        <m:ctrlPr>
                          <w:rPr>
                            <w:rFonts w:ascii="Cambria Math" w:hAnsi="Cambria Math"/>
                            <w:i/>
                          </w:rPr>
                        </m:ctrlPr>
                      </m:sub>
                    </m:sSub>
                    <m:r>
                      <m:rPr/>
                      <w:rPr>
                        <w:rFonts w:hint="eastAsia" w:ascii="Cambria Math" w:hAnsi="Cambria Math"/>
                      </w:rPr>
                      <m:t>,β</m:t>
                    </m:r>
                    <m:ctrlPr>
                      <w:rPr>
                        <w:rFonts w:ascii="Cambria Math" w:hAnsi="Cambria Math"/>
                        <w:i/>
                      </w:rPr>
                    </m:ctrlPr>
                  </m:e>
                </m:d>
                <m:r>
                  <m:rPr/>
                  <w:rPr>
                    <w:rFonts w:hint="eastAsia" w:ascii="Cambria Math" w:hAnsi="Cambria Math"/>
                  </w:rPr>
                  <m:t xml:space="preserve">,    </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i</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s</m:t>
                        </m:r>
                        <m:ctrlPr>
                          <w:rPr>
                            <w:rFonts w:ascii="Cambria Math" w:hAnsi="Cambria Math"/>
                            <w:i/>
                          </w:rPr>
                        </m:ctrlPr>
                      </m:e>
                      <m:sub>
                        <m:r>
                          <m:rPr/>
                          <w:rPr>
                            <w:rFonts w:hint="eastAsia" w:ascii="Cambria Math" w:hAnsi="Cambria Math"/>
                          </w:rPr>
                          <m:t>i</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hint="eastAsia" w:ascii="Cambria Math" w:hAnsi="Cambria Math"/>
                          </w:rPr>
                          <m:t>i</m:t>
                        </m:r>
                        <m:ctrlPr>
                          <w:rPr>
                            <w:rFonts w:ascii="Cambria Math" w:hAnsi="Cambria Math"/>
                            <w:i/>
                          </w:rPr>
                        </m:ctrlPr>
                      </m:sub>
                    </m:sSub>
                    <m:ctrlPr>
                      <w:rPr>
                        <w:rFonts w:ascii="Cambria Math" w:hAnsi="Cambria Math"/>
                        <w:i/>
                      </w:rPr>
                    </m:ctrlPr>
                  </m:e>
                </m:d>
                <m:r>
                  <m:rPr/>
                  <w:rPr>
                    <w:rFonts w:hint="eastAsia" w:ascii="Cambria Math" w:hAnsi="Cambria Math"/>
                  </w:rPr>
                  <m:t>.</m:t>
                </m:r>
              </m:oMath>
            </m:oMathPara>
          </w:p>
        </w:tc>
        <w:tc>
          <w:tcPr>
            <w:tcW w:w="600" w:type="dxa"/>
            <w:tcMar>
              <w:top w:w="30" w:type="dxa"/>
              <w:left w:w="0" w:type="dxa"/>
              <w:bottom w:w="30" w:type="dxa"/>
              <w:right w:w="0" w:type="dxa"/>
            </w:tcMar>
            <w:vAlign w:val="center"/>
          </w:tcPr>
          <w:p w14:paraId="5394005D">
            <w:pPr>
              <w:pStyle w:val="179"/>
              <w:jc w:val="right"/>
            </w:pPr>
            <w:r>
              <w:t>（</w:t>
            </w:r>
            <w:bookmarkStart w:id="0" w:name="eq_1"/>
            <w:r>
              <w:fldChar w:fldCharType="begin"/>
            </w:r>
            <w:r>
              <w:instrText xml:space="preserve"> SEQ Equation \* ARABIC </w:instrText>
            </w:r>
            <w:r>
              <w:fldChar w:fldCharType="separate"/>
            </w:r>
            <w:r>
              <w:t>1</w:t>
            </w:r>
            <w:r>
              <w:fldChar w:fldCharType="end"/>
            </w:r>
            <w:bookmarkEnd w:id="0"/>
            <w:r>
              <w:t>）</w:t>
            </w:r>
          </w:p>
        </w:tc>
      </w:tr>
    </w:tbl>
    <w:p w14:paraId="503D588E"/>
    <w:p w14:paraId="5C7B2A35">
      <w:pPr>
        <w:rPr>
          <w:lang w:eastAsia="zh-CN"/>
        </w:rPr>
      </w:pPr>
      <w:r>
        <w:rPr>
          <w:lang w:eastAsia="zh-CN"/>
        </w:rPr>
        <w:t>V为能力实例集合，cᵢ为语义身份，sᵢ为策略来源，rᵢ为步骤身份与输入角色；</w:t>
      </w:r>
      <m:oMath>
        <m:sSub>
          <m:sSubPr>
            <m:ctrlPr>
              <w:rPr>
                <w:rFonts w:ascii="Cambria Math" w:hAnsi="Cambria Math"/>
                <w:i/>
              </w:rPr>
            </m:ctrlPr>
          </m:sSubPr>
          <m:e>
            <m:r>
              <m:rPr/>
              <w:rPr>
                <w:rFonts w:hint="eastAsia" w:ascii="Cambria Math" w:hAnsi="Cambria Math"/>
                <w:lang w:eastAsia="zh-CN"/>
              </w:rPr>
              <m:t>D</m:t>
            </m:r>
            <m:ctrlPr>
              <w:rPr>
                <w:rFonts w:hint="eastAsia" w:ascii="Cambria Math" w:hAnsi="Cambria Math"/>
                <w:i/>
              </w:rPr>
            </m:ctrlPr>
          </m:e>
          <m:sub>
            <m:r>
              <m:rPr/>
              <w:rPr>
                <w:rFonts w:hint="eastAsia" w:ascii="Cambria Math" w:hAnsi="Cambria Math"/>
                <w:lang w:eastAsia="zh-CN"/>
              </w:rPr>
              <m:t>d</m:t>
            </m:r>
            <m:ctrlPr>
              <w:rPr>
                <w:rFonts w:ascii="Cambria Math" w:hAnsi="Cambria Math"/>
                <w:i/>
              </w:rPr>
            </m:ctrlPr>
          </m:sub>
        </m:sSub>
      </m:oMath>
      <w:r>
        <w:rPr>
          <w:lang w:eastAsia="zh-CN"/>
        </w:rPr>
        <w:t>、</w:t>
      </w:r>
      <m:oMath>
        <m:sSub>
          <m:sSubPr>
            <m:ctrlPr>
              <w:rPr>
                <w:rFonts w:ascii="Cambria Math" w:hAnsi="Cambria Math"/>
                <w:i/>
              </w:rPr>
            </m:ctrlPr>
          </m:sSubPr>
          <m:e>
            <m:r>
              <m:rPr/>
              <w:rPr>
                <w:rFonts w:hint="eastAsia" w:ascii="Cambria Math" w:hAnsi="Cambria Math"/>
                <w:lang w:eastAsia="zh-CN"/>
              </w:rPr>
              <m:t>D</m:t>
            </m:r>
            <m:ctrlPr>
              <w:rPr>
                <w:rFonts w:hint="eastAsia" w:ascii="Cambria Math" w:hAnsi="Cambria Math"/>
                <w:i/>
              </w:rPr>
            </m:ctrlPr>
          </m:e>
          <m:sub>
            <m:r>
              <m:rPr/>
              <w:rPr>
                <w:rFonts w:hint="eastAsia" w:ascii="Cambria Math" w:hAnsi="Cambria Math"/>
                <w:lang w:eastAsia="zh-CN"/>
              </w:rPr>
              <m:t>c</m:t>
            </m:r>
            <m:ctrlPr>
              <w:rPr>
                <w:rFonts w:ascii="Cambria Math" w:hAnsi="Cambria Math"/>
                <w:i/>
              </w:rPr>
            </m:ctrlPr>
          </m:sub>
        </m:sSub>
      </m:oMath>
      <w:r>
        <w:rPr>
          <w:lang w:eastAsia="zh-CN"/>
        </w:rPr>
        <w:t>分别记录数据和控制依赖，</w:t>
      </w:r>
      <w:r>
        <w:t>β</w:t>
      </w:r>
      <w:r>
        <w:rPr>
          <w:lang w:eastAsia="zh-CN"/>
        </w:rPr>
        <w:t>绑定资源或上游产物。面向不同输入对象的操作应分别表示为能力实例，即使它们使用同一工具，也不因功能相同而合并。当前实现尚不完全支持针对多个对象动态生成重复的能力实例。</w:t>
      </w:r>
    </w:p>
    <w:p w14:paraId="7C0F1F4C">
      <w:pPr>
        <w:rPr>
          <w:lang w:eastAsia="zh-CN"/>
        </w:rPr>
      </w:pPr>
      <w:r>
        <w:rPr>
          <w:lang w:eastAsia="zh-CN"/>
          <w:b/>
          <w:bCs/>
        </w:rPr>
        <w:t>技能超图与来源依赖。</w:t>
      </w:r>
    </w:p>
    <w:p w14:paraId="6B30A3F6">
      <w:r>
        <w:t>技能超图</w:t>
      </w:r>
      <w:r>
        <w:rPr>
          <w:lang w:eastAsia="zh-CN"/>
        </w:rPr>
        <w:t>依据已注册的Skill</w:t>
      </w:r>
      <w:r>
        <w:t>工作流构建，</w:t>
      </w:r>
      <w:r>
        <w:rPr>
          <w:lang w:eastAsia="zh-CN"/>
        </w:rPr>
        <w:t>以</w:t>
      </w:r>
      <w:r>
        <w:t>Capability</w:t>
      </w:r>
      <w:r>
        <w:rPr>
          <w:lang w:eastAsia="zh-CN"/>
        </w:rPr>
        <w:t>为</w:t>
      </w:r>
      <w:r>
        <w:t>节点，</w:t>
      </w:r>
      <w:r>
        <w:rPr>
          <w:lang w:eastAsia="zh-CN"/>
        </w:rPr>
        <w:t>以各Skill所包含的能力集合为超边</w:t>
      </w:r>
      <w:r>
        <w:t>：</w:t>
      </w:r>
    </w:p>
    <w:tbl>
      <w:tblPr>
        <w:tblStyle w:val="34"/>
        <w:tblW w:w="4805" w:type="dxa"/>
        <w:jc w:val="center"/>
        <w:tblCaption w:val="EquationLayout2"/>
        <w:tblLayout w:type="fixed"/>
        <w:tblCellMar>
          <w:top w:w="0" w:type="dxa"/>
          <w:left w:w="0" w:type="dxa"/>
          <w:bottom w:w="0" w:type="dxa"/>
          <w:right w:w="0" w:type="dxa"/>
        </w:tblCellMar>
      </w:tblPr>
      <w:tblGrid>
        <w:gridCol w:w="100"/>
        <w:gridCol w:w="4105"/>
        <w:gridCol w:w="600"/>
      </w:tblGrid>
      <w:tr w14:paraId="6DDCF094">
        <w:tblPrEx>
          <w:tblCellMar>
            <w:top w:w="0" w:type="dxa"/>
            <w:left w:w="0" w:type="dxa"/>
            <w:bottom w:w="0" w:type="dxa"/>
            <w:right w:w="0" w:type="dxa"/>
          </w:tblCellMar>
        </w:tblPrEx>
        <w:trPr>
          <w:cantSplit/>
          <w:jc w:val="center"/>
        </w:trPr>
        <w:tc>
          <w:tcPr>
            <w:tcW w:w="100" w:type="dxa"/>
            <w:tcMar>
              <w:top w:w="30" w:type="dxa"/>
              <w:left w:w="0" w:type="dxa"/>
              <w:bottom w:w="30" w:type="dxa"/>
              <w:right w:w="0" w:type="dxa"/>
            </w:tcMar>
            <w:vAlign w:val="center"/>
          </w:tcPr>
          <w:p w14:paraId="440F1039">
            <w:pPr>
              <w:ind w:firstLine="0"/>
              <w:jc w:val="center"/>
            </w:pPr>
          </w:p>
        </w:tc>
        <w:tc>
          <w:tcPr>
            <w:tcW w:w="4105" w:type="dxa"/>
            <w:tcMar>
              <w:top w:w="30" w:type="dxa"/>
              <w:left w:w="0" w:type="dxa"/>
              <w:bottom w:w="30" w:type="dxa"/>
              <w:right w:w="0" w:type="dxa"/>
            </w:tcMar>
            <w:vAlign w:val="center"/>
          </w:tcPr>
          <w:p w14:paraId="10EE3E4A">
            <w:pPr>
              <w:pStyle w:val="179"/>
              <w:jc w:val="center"/>
            </w:pPr>
            <m:oMathPara>
              <m:oMathParaPr>
                <m:jc m:val="center"/>
              </m:oMathParaPr>
              <m:oMath>
                <m:r>
                  <m:rPr/>
                  <w:rPr>
                    <w:rFonts w:ascii="Cambria Math" w:hAnsi="Cambria Math"/>
                  </w:rPr>
                  <m:t>H=</m:t>
                </m:r>
                <m:d>
                  <m:dPr>
                    <m:ctrlPr>
                      <w:rPr>
                        <w:rFonts w:ascii="Cambria Math" w:hAnsi="Cambria Math"/>
                        <w:i/>
                      </w:rPr>
                    </m:ctrlPr>
                  </m:dPr>
                  <m:e>
                    <m:r>
                      <m:rPr/>
                      <w:rPr>
                        <w:rFonts w:ascii="Cambria Math" w:hAnsi="Cambria Math"/>
                      </w:rPr>
                      <m:t>C,E</m:t>
                    </m:r>
                    <m:ctrlPr>
                      <w:rPr>
                        <w:rFonts w:ascii="Cambria Math" w:hAnsi="Cambria Math"/>
                        <w:i/>
                      </w:rPr>
                    </m:ctrlPr>
                  </m:e>
                </m:d>
                <m:r>
                  <m:rPr/>
                  <w:rPr>
                    <w:rFonts w:ascii="Cambria Math" w:hAnsi="Cambria Math"/>
                  </w:rPr>
                  <m:t>,    E=</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s</m:t>
                        </m:r>
                        <m:ctrlPr>
                          <w:rPr>
                            <w:rFonts w:ascii="Cambria Math" w:hAnsi="Cambria Math"/>
                            <w:i/>
                          </w:rPr>
                        </m:ctrlPr>
                      </m:sub>
                    </m:sSub>
                    <m:r>
                      <m:rPr/>
                      <w:rPr>
                        <w:rFonts w:ascii="Cambria Math" w:hAnsi="Cambria Math"/>
                      </w:rPr>
                      <m:t>:s∈S</m:t>
                    </m:r>
                    <m:ctrlPr>
                      <w:rPr>
                        <w:rFonts w:ascii="Cambria Math" w:hAnsi="Cambria Math"/>
                        <w:i/>
                      </w:rPr>
                    </m:ctrlPr>
                  </m:e>
                </m:d>
                <m:r>
                  <m:rPr/>
                  <w:rPr>
                    <w:rFonts w:ascii="Cambria Math" w:hAnsi="Cambria Math"/>
                  </w:rPr>
                  <m:t xml:space="preserve">,    </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s</m:t>
                    </m:r>
                    <m:ctrlPr>
                      <w:rPr>
                        <w:rFonts w:ascii="Cambria Math" w:hAnsi="Cambria Math"/>
                        <w:i/>
                      </w:rPr>
                    </m:ctrlPr>
                  </m:sub>
                </m:sSub>
                <m:r>
                  <m:rPr/>
                  <w:rPr>
                    <w:rFonts w:ascii="Cambria Math" w:hAnsi="Cambria Math" w:cs="Cambria Math"/>
                  </w:rPr>
                  <m:t>⊆</m:t>
                </m:r>
                <m:r>
                  <m:rPr/>
                  <w:rPr>
                    <w:rFonts w:ascii="Cambria Math" w:hAnsi="Cambria Math"/>
                  </w:rPr>
                  <m:t>C.</m:t>
                </m:r>
              </m:oMath>
            </m:oMathPara>
          </w:p>
        </w:tc>
        <w:tc>
          <w:tcPr>
            <w:tcW w:w="600" w:type="dxa"/>
            <w:tcMar>
              <w:top w:w="30" w:type="dxa"/>
              <w:left w:w="0" w:type="dxa"/>
              <w:bottom w:w="30" w:type="dxa"/>
              <w:right w:w="0" w:type="dxa"/>
            </w:tcMar>
            <w:vAlign w:val="center"/>
          </w:tcPr>
          <w:p w14:paraId="1ED85FB9">
            <w:pPr>
              <w:pStyle w:val="179"/>
              <w:jc w:val="right"/>
            </w:pPr>
            <w:r>
              <w:t>（</w:t>
            </w:r>
            <w:bookmarkStart w:id="1" w:name="eq_2"/>
            <w:r>
              <w:fldChar w:fldCharType="begin"/>
            </w:r>
            <w:r>
              <w:instrText xml:space="preserve"> SEQ Equation \* ARABIC </w:instrText>
            </w:r>
            <w:r>
              <w:fldChar w:fldCharType="separate"/>
            </w:r>
            <w:r>
              <w:t>2</w:t>
            </w:r>
            <w:r>
              <w:fldChar w:fldCharType="end"/>
            </w:r>
            <w:bookmarkEnd w:id="1"/>
            <w:r>
              <w:t>）</w:t>
            </w:r>
          </w:p>
        </w:tc>
      </w:tr>
    </w:tbl>
    <w:p w14:paraId="50065CB2"/>
    <w:p w14:paraId="1F1EE71E">
      <w:pPr>
        <w:rPr>
          <w:lang w:eastAsia="zh-CN"/>
        </w:rPr>
      </w:pPr>
      <w:r>
        <w:t>例如，Skill S₁ 包含能力集合 {a, b}，Skill S₂ 包含能力集合 {b, c}。</w:t>
      </w:r>
      <w:r>
        <w:rPr>
          <w:lang w:eastAsia="zh-CN"/>
        </w:rPr>
        <w:t>两者共同引用能力节点 b，既避免重复定义，也为跨 Skill 组合提供连接点。成员超边表示Skill与Capability之间的归属关系。执行方向另由带来源的关系d=(s,U,c)给出：在Skill s中，能力c需要全部前驱U，而非其中任意一个。计划保留依赖关系的Skill来源，避免因能力共享而自动引入其他Skill的前置条件。条件顺序仅在两个步骤均被选入计划时生效，不会额外引入前置步骤。</w:t>
      </w:r>
    </w:p>
    <w:p w14:paraId="7F952430">
      <w:pPr>
        <w:rPr>
          <w:lang w:eastAsia="zh-CN"/>
        </w:rPr>
      </w:pPr>
      <w:r>
        <w:rPr>
          <w:lang w:eastAsia="zh-CN"/>
        </w:rPr>
        <w:t>组合阶段依据已选能力及其前置依赖构建计划，补全阶段则从其他Skill中检索连接分支，并将通过约束检查的部分补入计划。兼容补全的搜索范围由显式Skill兼容关系限定；有向桥接则在未激活Skill中检索连接当前计划端点的有向分支，具体搜索条件见第3.4节。成员关系描述能力组成，兼容关系限定补全范围，依赖关系规定执行前提；超边成员的排列顺序不构成执行约束。</w:t>
      </w:r>
    </w:p>
    <w:p w14:paraId="12E0BF92">
      <w:pPr>
        <w:rPr>
          <w:lang w:eastAsia="zh-CN"/>
        </w:rPr>
      </w:pPr>
      <w:r>
        <w:rPr>
          <w:lang w:eastAsia="zh-CN"/>
        </w:rPr>
        <w:t>分层表示将任务需求、操作依赖与候选工具关联起来，为后续能力组合与缺失能力补全提供基础。</w:t>
      </w:r>
    </w:p>
    <w:p w14:paraId="52A28156">
      <w:pPr>
        <w:pStyle w:val="4"/>
        <w:rPr>
          <w:lang w:eastAsia="zh-CN"/>
        </w:rPr>
      </w:pPr>
      <w:r>
        <w:rPr>
          <w:lang w:eastAsia="zh-CN"/>
        </w:rPr>
        <w:t>3.3 策略检索与初始能力规划</w:t>
      </w:r>
    </w:p>
    <w:p w14:paraId="B93BDC10">
      <w:pPr>
        <w:rPr>
          <w:lang w:eastAsia="zh-CN"/>
        </w:rPr>
      </w:pPr>
      <w:r>
        <w:rPr>
          <w:lang w:eastAsia="zh-CN"/>
        </w:rPr>
        <w:t>初始能力规划为当前任务确定所需操作及其依赖，并保留这些操作的策略来源与使用约束。其输出是供补全和工具选择使用的能力计划P。</w:t>
      </w:r>
    </w:p>
    <w:p w14:paraId="3F48A924">
      <w:pPr>
        <w:rPr>
          <w:lang w:eastAsia="zh-CN"/>
        </w:rPr>
      </w:pPr>
      <w:r>
        <w:rPr>
          <w:lang w:eastAsia="zh-CN"/>
        </w:rPr>
        <w:t>初始能力规划包含策略检索与能力选择两个阶段。系统首先根据任务描述、领域及输入类型检索相关Skill，再依据适用性和需求覆盖情况确定采用的策略，并从中选取任务所需的能力，而不整体纳入所有可选步骤。LLM可在候选Skill范围内辅助选择，输出不合法时回退到规则方法。所得能力集合构成后续依赖展开与缺失能力补全的起点。</w:t>
      </w:r>
    </w:p>
    <w:p w14:paraId="618DAF4E">
      <w:pPr>
        <w:rPr>
          <w:lang w:eastAsia="zh-CN"/>
        </w:rPr>
      </w:pPr>
      <w:r>
        <w:rPr>
          <w:lang w:eastAsia="zh-CN"/>
        </w:rPr>
        <w:t>Hypergraph Composition依据已选Skill中的依赖关系，将初始能力及其必需前驱组织为能力计划P，并保留各实例的策略来源、候选工具范围和输入引用。</w:t>
      </w:r>
    </w:p>
    <w:p w14:paraId="5D329EC4">
      <w:pPr>
        <w:pStyle w:val="4"/>
        <w:rPr>
          <w:lang w:eastAsia="zh-CN"/>
        </w:rPr>
      </w:pPr>
      <w:r>
        <w:rPr>
          <w:lang w:eastAsia="zh-CN"/>
        </w:rPr>
        <w:t>3.4 缺失能力补全与有向桥接</w:t>
      </w:r>
    </w:p>
    <w:p w14:paraId="2862BFC7">
      <w:pPr>
        <w:rPr>
          <w:lang w:eastAsia="zh-CN"/>
        </w:rPr>
      </w:pPr>
      <w:r>
        <w:rPr>
          <w:lang w:eastAsia="zh-CN"/>
        </w:rPr>
        <w:t>缺失能力补全用于完善初始能力计划，在已有操作之间补入任务所需的支持能力与连接分支。补全后的计划保留原有使用约束，为后续工具落实提供操作及依赖依据。</w:t>
      </w:r>
    </w:p>
    <w:p w14:paraId="4A089D31">
      <w:pPr>
        <w:rPr>
          <w:lang w:eastAsia="zh-CN"/>
        </w:rPr>
      </w:pPr>
      <w:r>
        <w:rPr>
          <w:lang w:eastAsia="zh-CN"/>
        </w:rPr>
        <w:t>Missing Capability Completion检查计划是否遗漏任务所需的操作，以及已有操作是否具备所需输入和可用的工具实现。发现缺口后，系统寻找支持能力，将其加入计划，并重新检查前置依赖是否满足、是否与已有依赖冲突。</w:t>
      </w:r>
    </w:p>
    <w:p w14:paraId="138B2C63">
      <w:pPr>
        <w:rPr>
          <w:lang w:eastAsia="zh-CN"/>
        </w:rPr>
      </w:pPr>
      <w:r>
        <w:rPr>
          <w:lang w:eastAsia="zh-CN"/>
        </w:rPr>
        <w:t>补全的搜索范围取决于缺口类型。若缺少任务所需的操作，系统在已激活或与其直接兼容的Skill中寻找支持；若已有操作的输入依赖尚未满足，则可沿显式声明的Skill兼容关系进行多跳搜索。有向桥接提供了另一条搜索路径：从未激活Skill中寻找能够连接当前计划端点的分支，其搜索与补入条件如下。</w:t>
      </w:r>
    </w:p>
    <w:p w14:paraId="FD91A7F9">
      <w:pPr>
        <w:rPr>
          <w:lang w:eastAsia="zh-CN"/>
        </w:rPr>
      </w:pPr>
      <w:r>
        <w:rPr>
          <w:lang w:eastAsia="zh-CN"/>
          <w:b/>
          <w:bCs/>
        </w:rPr>
        <w:t>固定活动边界的有向桥接。</w:t>
      </w:r>
    </w:p>
    <w:p w14:paraId="7A01A602">
      <w:pPr>
        <w:rPr>
          <w:lang w:eastAsia="zh-CN"/>
        </w:rPr>
      </w:pPr>
      <w:r>
        <w:rPr>
          <w:lang w:eastAsia="zh-CN"/>
        </w:rPr>
        <w:t>当前计划已选用Skill A和B，但二者之间可能缺少连接操作。若未激活的Skill C中存在路径u → m → v，其中u、v分别属于A和B的已选能力，系统便可将该路径作为候选，仅考虑补入所需的中间能力m。</w:t>
      </w:r>
    </w:p>
    <w:p w14:paraId="2C4A8EA4">
      <w:pPr>
        <w:rPr>
          <w:lang w:eastAsia="zh-CN"/>
        </w:rPr>
      </w:pPr>
      <w:r>
        <w:rPr>
          <w:lang w:eastAsia="zh-CN"/>
        </w:rPr>
        <w:t>有向桥接从未激活的Skill中寻找可复用的连接分支，以补充当前能力计划。设已激活Skill A中的能力u位于当前局部流程的输出边界，Skill B中的能力v位于输入边界：即u在A的已激活依赖中没有后继，v在B的已激活依赖中没有前驱。若未激活Skill C声明了有向路径u → m → v，系统便将其视为候选桥，考虑补入中间能力m，而无需引入C的完整工作流。</w:t>
      </w:r>
    </w:p>
    <w:p w14:paraId="434F036B">
      <w:pPr>
        <w:rPr>
          <w:lang w:eastAsia="zh-CN"/>
        </w:rPr>
      </w:pPr>
      <w:r>
        <w:rPr>
          <w:lang w:eastAsia="zh-CN"/>
        </w:rPr>
        <w:t>搜索以开始时的已激活能力集合为固定参照，要求每条候选路径由单个未激活Skill提供，并至少包含一个尚未激活的中间能力。具体而言，算法先通过成员关系定位同时包含两个端点的Skill，再沿其显式依赖或已生效的条件顺序枚举有向简单路径；能力共现及列表次序不作为方向依据。若当前计划已存在从u到v的间接数据路径，则排除该候选桥；若仅存在直接连接，则继续检查候选分支。其余候选需通过联合前置、类型兼容、工具可用性、循环及歧义检查，之后才能尝试加入计划；新补入的能力不用于递归扩展本轮桥接搜索。</w:t>
      </w:r>
    </w:p>
    <w:p w14:paraId="4942F18B">
      <w:pPr>
        <w:rPr>
          <w:lang w:eastAsia="zh-CN"/>
        </w:rPr>
      </w:pPr>
      <w:r>
        <w:rPr>
          <w:lang w:eastAsia="zh-CN"/>
        </w:rPr>
        <w:t>候选分支需通过以下检查，才能进一步尝试加入计划：</w:t>
      </w:r>
      <w:r>
        <w:rPr>
          <w:lang w:eastAsia="zh-CN"/>
        </w:rPr>
        <w:br w:type="textWrapping"/>
      </w:r>
      <w:r>
        <w:rPr>
          <w:lang w:eastAsia="zh-CN"/>
        </w:rPr>
        <w:t>（1）</w:t>
      </w:r>
      <w:r>
        <w:rPr>
          <w:rStyle w:val="135"/>
          <w:lang w:eastAsia="zh-CN"/>
        </w:rPr>
        <w:t>执行方向明确。</w:t>
      </w:r>
      <w:r>
        <w:rPr>
          <w:lang w:eastAsia="zh-CN"/>
        </w:rPr>
        <w:t xml:space="preserve"> 相邻能力的先后关系必须由显式依赖或已生效的条件顺序支持。</w:t>
      </w:r>
      <w:r>
        <w:rPr>
          <w:lang w:eastAsia="zh-CN"/>
        </w:rPr>
        <w:br w:type="textWrapping"/>
      </w:r>
      <w:r>
        <w:rPr>
          <w:lang w:eastAsia="zh-CN"/>
        </w:rPr>
        <w:t>（2）</w:t>
      </w:r>
      <w:r>
        <w:rPr>
          <w:rStyle w:val="135"/>
          <w:lang w:eastAsia="zh-CN"/>
        </w:rPr>
        <w:t>必要前驱齐全。</w:t>
      </w:r>
      <w:r>
        <w:rPr>
          <w:lang w:eastAsia="zh-CN"/>
        </w:rPr>
        <w:t xml:space="preserve"> 每个操作所需的全部前驱，必须已包含在搜索开始时固定的活动能力集合或候选分支中。</w:t>
      </w:r>
      <w:r>
        <w:rPr>
          <w:lang w:eastAsia="zh-CN"/>
        </w:rPr>
        <w:br w:type="textWrapping"/>
      </w:r>
      <w:r>
        <w:rPr>
          <w:lang w:eastAsia="zh-CN"/>
        </w:rPr>
        <w:t>（3）</w:t>
      </w:r>
      <w:r>
        <w:rPr>
          <w:rStyle w:val="135"/>
          <w:lang w:eastAsia="zh-CN"/>
        </w:rPr>
        <w:t>输入输出类型兼容。</w:t>
      </w:r>
      <w:r>
        <w:rPr>
          <w:lang w:eastAsia="zh-CN"/>
        </w:rPr>
        <w:t xml:space="preserve"> 排除Any、Parameter等宽泛标签后，每条连接的上游输出与下游输入须至少共享一种具体类型。</w:t>
      </w:r>
      <w:r>
        <w:rPr>
          <w:lang w:eastAsia="zh-CN"/>
        </w:rPr>
        <w:br w:type="textWrapping"/>
      </w:r>
      <w:r>
        <w:rPr>
          <w:lang w:eastAsia="zh-CN"/>
        </w:rPr>
        <w:t>（4）</w:t>
      </w:r>
      <w:r>
        <w:rPr>
          <w:rStyle w:val="135"/>
          <w:lang w:eastAsia="zh-CN"/>
        </w:rPr>
        <w:t>工具实现可用。</w:t>
      </w:r>
      <w:r>
        <w:rPr>
          <w:lang w:eastAsia="zh-CN"/>
        </w:rPr>
        <w:t xml:space="preserve"> 分支内的操作及其所需前驱均须具有许可范围内的可用工具。其中，入口和分支之外的已激活前驱保留原有候选工具范围，分支内其余节点依据提供该分支的Skill检查。</w:t>
      </w:r>
      <w:r>
        <w:rPr>
          <w:lang w:eastAsia="zh-CN"/>
        </w:rPr>
        <w:br w:type="textWrapping"/>
      </w:r>
      <w:r>
        <w:rPr>
          <w:lang w:eastAsia="zh-CN"/>
        </w:rPr>
        <w:t>（5）</w:t>
      </w:r>
      <w:r>
        <w:rPr>
          <w:rStyle w:val="135"/>
          <w:lang w:eastAsia="zh-CN"/>
        </w:rPr>
        <w:t>不产生循环依赖。</w:t>
      </w:r>
      <w:r>
        <w:rPr>
          <w:lang w:eastAsia="zh-CN"/>
        </w:rPr>
        <w:t xml:space="preserve"> 单条分支加入计划后不得成环，多条候选分支共同加入时也须满足这一条件。</w:t>
      </w:r>
    </w:p>
    <w:p w14:paraId="28393AE3">
      <w:pPr>
        <w:rPr>
          <w:lang w:eastAsia="zh-CN"/>
        </w:rPr>
      </w:pPr>
      <w:r>
        <w:rPr>
          <w:lang w:eastAsia="zh-CN"/>
        </w:rPr>
        <w:t>对于同一有序端点对，仅当有效候选分支唯一时才允许自动补入；若存在多个候选，则报告歧义并停止该端点对的自动补全。加入候选分支时，系统保留入口实例的原有依赖与候选工具，并依据该分支更新末端实例的依赖、工具范围及输入绑定。随后重新展开计划；若引入分支之外的新能力，或仍有必需依赖未满足，则拒绝该分支。算法1概括处理流程，图2展示接受与拒绝的典型情形。</w:t>
      </w:r>
    </w:p>
    <w:p w14:paraId="3694E4B1">
      <w:pPr>
        <w:pStyle w:val="15"/>
        <w:keepNext/>
        <w:rPr>
          <w:lang w:eastAsia="zh-CN"/>
        </w:rPr>
      </w:pPr>
      <w:r>
        <w:rPr>
          <w:lang w:eastAsia="zh-CN"/>
        </w:rPr>
        <w:t xml:space="preserve">算法 </w:t>
      </w:r>
      <w:bookmarkStart w:id="3" w:name="alg_1"/>
      <w:r>
        <w:fldChar w:fldCharType="begin"/>
      </w:r>
      <w:r>
        <w:rPr>
          <w:lang w:eastAsia="zh-CN"/>
        </w:rPr>
        <w:instrText xml:space="preserve"> SEQ Algorithm \* ARABIC </w:instrText>
      </w:r>
      <w:r>
        <w:fldChar w:fldCharType="separate"/>
      </w:r>
      <w:r>
        <w:rPr>
          <w:lang w:eastAsia="zh-CN"/>
        </w:rPr>
        <w:t>1</w:t>
      </w:r>
      <w:r>
        <w:fldChar w:fldCharType="end"/>
      </w:r>
      <w:bookmarkEnd w:id="3"/>
      <w:r>
        <w:rPr>
          <w:lang w:eastAsia="zh-CN"/>
        </w:rPr>
        <w:t xml:space="preserve"> 单提供者有向桥接</w:t>
      </w:r>
    </w:p>
    <w:p w14:paraId="0916260F">
      <w:pPr>
        <w:pStyle w:val="30"/>
        <w:keepNext/>
      </w:pPr>
      <w:r>
        <w:t>输入：完成兼容补全的计划P、注册知识、可用工具集合</w:t>
      </w:r>
    </w:p>
    <w:p w14:paraId="31BEB310">
      <w:pPr>
        <w:pStyle w:val="30"/>
        <w:keepNext/>
      </w:pPr>
      <w:r>
        <w:t>输出：更新后的P及接受、拒绝记录</w:t>
      </w:r>
    </w:p>
    <w:p w14:paraId="7BE84DB1">
      <w:pPr>
        <w:pStyle w:val="30"/>
        <w:keepNext/>
      </w:pPr>
      <w:r>
        <w:t>1  若未启用桥接、处于执行恢复或本计划已搜索，则返回</w:t>
      </w:r>
    </w:p>
    <w:p w14:paraId="19F97A30">
      <w:pPr>
        <w:pStyle w:val="30"/>
        <w:keepNext/>
      </w:pPr>
      <w:r>
        <w:t>2  固定已激活能力集合，并标记本计划已搜索</w:t>
      </w:r>
    </w:p>
    <w:p w14:paraId="12D132B8">
      <w:pPr>
        <w:pStyle w:val="30"/>
        <w:keepNext/>
      </w:pPr>
      <w:r>
        <w:t>3  枚举不同Skill的活动边界端点对，跳过已有间接数据路径的端点对</w:t>
      </w:r>
    </w:p>
    <w:p w14:paraId="7E9387EB">
      <w:pPr>
        <w:pStyle w:val="30"/>
        <w:keepNext/>
      </w:pPr>
      <w:r>
        <w:t>4  从未激活Skill中搜索满足式（3）和路径有效性条件的连接分支</w:t>
      </w:r>
    </w:p>
    <w:p w14:paraId="7CD242B8">
      <w:pPr>
        <w:pStyle w:val="30"/>
        <w:keepNext/>
      </w:pPr>
      <w:r>
        <w:t>5  按提供者与路径去重，拒绝端点对内的歧义候选，并检查联合无环性</w:t>
      </w:r>
    </w:p>
    <w:p w14:paraId="295692E4">
      <w:pPr>
        <w:pStyle w:val="30"/>
        <w:keepNext/>
      </w:pPr>
      <w:r>
        <w:t>6  逐条尝试补入：保留入口约束，更新末端依赖、工具范围与输入绑定</w:t>
      </w:r>
    </w:p>
    <w:p w14:paraId="794E0D04">
      <w:pPr>
        <w:pStyle w:val="30"/>
      </w:pPr>
      <w:r>
        <w:t>7  重新组合；拒绝引入分支外新能力或无法满足必需依赖的补入</w:t>
      </w:r>
    </w:p>
    <w:p w14:paraId="16402161">
      <w:pPr>
        <w:pStyle w:val="4"/>
        <w:rPr>
          <w:lang w:eastAsia="zh-CN"/>
        </w:rPr>
      </w:pPr>
      <w:r>
        <w:rPr>
          <w:lang w:eastAsia="zh-CN"/>
        </w:rPr>
        <w:t>3.5 工具落实、执行与失败恢复</w:t>
      </w:r>
    </w:p>
    <w:p w14:paraId="E3258141">
      <w:pPr>
        <w:rPr>
          <w:lang w:eastAsia="zh-CN"/>
        </w:rPr>
      </w:pPr>
      <w:r>
        <w:rPr>
          <w:lang w:eastAsia="zh-CN"/>
        </w:rPr>
        <w:t>工具落实将能力计划转化为具体调用，执行恢复则依据失败状态处理当前步骤。该模块接收补全后的能力计划与任务资源，选择适用工具、绑定输入，并将调用结果与产物提供给后续步骤。</w:t>
      </w:r>
    </w:p>
    <w:p w14:paraId="354D30CC">
      <w:pPr>
        <w:rPr>
          <w:lang w:eastAsia="zh-CN"/>
        </w:rPr>
      </w:pPr>
      <w:r>
        <w:rPr>
          <w:rStyle w:val="135"/>
          <w:lang w:eastAsia="zh-CN"/>
        </w:rPr>
        <w:t>工具关联图谱GeoToolKG</w:t>
      </w:r>
      <w:r>
        <w:rPr>
          <w:lang w:eastAsia="zh-CN"/>
        </w:rPr>
        <w:t>描述工具的领域、功能、输入输出和来源，同时记录工具之间的调用衔接建议，包括某个工具的推荐后继及对应的前序关系。这些关联为工具检索与组合提供线索，形成可执行工作流还需检查参数、产物兼容性、前置依赖及科学适用条件。</w:t>
      </w:r>
    </w:p>
    <w:p w14:paraId="6D55E28A">
      <w:pPr>
        <w:rPr>
          <w:lang w:eastAsia="zh-CN"/>
        </w:rPr>
      </w:pPr>
      <w:r>
        <w:rPr>
          <w:rStyle w:val="135"/>
          <w:lang w:eastAsia="zh-CN"/>
        </w:rPr>
        <w:t>能力实现映射ToolGraph</w:t>
      </w:r>
      <w:r>
        <w:rPr>
          <w:lang w:eastAsia="zh-CN"/>
        </w:rPr>
        <w:t>记录Capability与候选Tool之间的双向关联，并为每条映射保存具体操作及参数约束；ToolGraph描述能力与工具之间的实现关系，GeoToolKG中的Tool—Tool关系则表示工具间的推荐衔接。系统先构建并补全能力计划，再从能力映射中筛选符合实例候选范围且可用的工具，依据参数schema与声明的语义输入输出评价候选；具体产物在执行阶段绑定和校验。执行依赖由Skill中的显式依赖声明与能力补全结果共同确定。</w:t>
      </w:r>
    </w:p>
    <w:p w14:paraId="42564AA3">
      <w:pPr>
        <w:rPr>
          <w:lang w:eastAsia="zh-CN"/>
        </w:rPr>
      </w:pPr>
      <w:r>
        <w:rPr>
          <w:lang w:eastAsia="zh-CN"/>
          <w:b/>
          <w:bCs/>
        </w:rPr>
        <w:t>参数绑定与执行恢复。</w:t>
      </w:r>
    </w:p>
    <w:p w14:paraId="037A368C">
      <w:pPr>
        <w:rPr>
          <w:lang w:eastAsia="zh-CN"/>
        </w:rPr>
      </w:pPr>
      <w:r>
        <w:rPr>
          <w:lang w:eastAsia="zh-CN"/>
        </w:rPr>
        <w:t>Tool Grounding根据能力要求、实例来源及重试约束筛选候选工具，必要时由LLM在候选范围内辅助选择。Tool Execution优先按规则将任务资源、参数值与上游产物绑定到工具输入，必要时由LLM辅助。上游产物须来自成功执行的前序步骤且类型匹配，绑定失败则阻止当前调用。</w:t>
      </w:r>
    </w:p>
    <w:p w14:paraId="028B387C">
      <w:pPr>
        <w:rPr>
          <w:lang w:eastAsia="zh-CN"/>
        </w:rPr>
      </w:pPr>
      <w:r>
        <w:rPr>
          <w:b/>
          <w:bCs/>
          <w:lang w:eastAsia="zh-CN"/>
        </w:rPr>
        <w:t>Failure Recovery</w:t>
      </w:r>
      <w:r>
        <w:rPr>
          <w:lang w:eastAsia="zh-CN"/>
        </w:rPr>
        <w:t>在工具执行失败后对当前能力实例进行局部恢复，同时保留已成功完成的前序步骤，避免重复执行。系统默认对每个工具最多尝试3次，并允许1次局部工具替换。替代工具须实现同一能力、属于实例允许的候选范围，并重新通过参数及上游产物的适配检查。对于执行结果不确定、已部分执行或调用后输出不符合schema的情况，系统不自动重放调用；恢复范围限定于现有能力计划；若继续执行需要新增能力，则暂停后续步骤。</w:t>
      </w:r>
    </w:p>
    <w:p w14:paraId="32029330">
      <w:pPr>
        <w:pStyle w:val="4"/>
        <w:rPr>
          <w:lang w:eastAsia="zh-CN"/>
        </w:rPr>
      </w:pPr>
      <w:r>
        <w:rPr>
          <w:lang w:eastAsia="zh-CN"/>
        </w:rPr>
        <w:t>3.6 结果核验与Skill回写</w:t>
      </w:r>
    </w:p>
    <w:p w14:paraId="546EA908">
      <w:pPr>
        <w:rPr>
          <w:lang w:eastAsia="zh-CN"/>
        </w:rPr>
      </w:pPr>
      <w:r>
        <w:rPr>
          <w:lang w:eastAsia="zh-CN"/>
        </w:rPr>
        <w:t>结果核验依据任务要求检查执行结果及答案的证据支持，Skill回写保存通过核验的新能力组合。前者确定当前任务的完成情况，后者为后续任务提供可检索的策略描述。</w:t>
      </w:r>
    </w:p>
    <w:p w14:paraId="E88EA416">
      <w:pPr>
        <w:rPr>
          <w:lang w:eastAsia="zh-CN"/>
        </w:rPr>
      </w:pPr>
      <w:r>
        <w:rPr>
          <w:lang w:eastAsia="zh-CN"/>
        </w:rPr>
        <w:t>最终答案基于结构化执行结果生成，必要时由LLM组织表述。系统分别记录工具执行状态、答案生成情况与任务完成情况，并结合任务要求、成功调用返回的结果和产物进行核验。结果满足要求时返回答案；调用失败或结果未满足要求时，将失败信息反馈至规划器，按恢复规则调整后续计划。执行未完成时，答案说明已获得的结果与尚未完成的操作。</w:t>
      </w:r>
    </w:p>
    <w:p w14:paraId="27D55D60">
      <w:pPr>
        <w:rPr>
          <w:rStyle w:val="135"/>
          <w:b w:val="0"/>
          <w:bCs w:val="0"/>
          <w:lang w:eastAsia="zh-CN"/>
        </w:rPr>
      </w:pPr>
      <w:r>
        <w:rPr>
          <w:rStyle w:val="135"/>
          <w:b w:val="0"/>
          <w:bCs w:val="0"/>
          <w:lang w:eastAsia="zh-CN"/>
        </w:rPr>
        <w:t>任务成功执行并通过结果核验后，系统将对应的能力流程组织为候选 Skill。候选Skill记录任务目标、适用输入、预期产物、能力步骤及其依赖关系，并保留各步骤的候选工具范围和必要约束。生成过程中，任务中的具体文件路径、参考值和中间产物引用需要转化为可重新绑定的输入角色，使策略描述能够适用于新的任务资源。</w:t>
      </w:r>
    </w:p>
    <w:p w14:paraId="3F6BFA8D">
      <w:pPr>
        <w:rPr>
          <w:rStyle w:val="135"/>
          <w:b w:val="0"/>
          <w:bCs w:val="0"/>
          <w:lang w:eastAsia="zh-CN"/>
        </w:rPr>
      </w:pPr>
      <w:r>
        <w:rPr>
          <w:rStyle w:val="135"/>
          <w:b w:val="0"/>
          <w:bCs w:val="0"/>
          <w:lang w:eastAsia="zh-CN"/>
        </w:rPr>
        <w:t>候选Skill的组织以能力实例及其依赖关系为基础。同一Capability若作用于不同输入对象，应保留为不同步骤；来自不同原始Skill的操作，则保留其来源信息及相关使用约束。候选Skill的形成不自动解除原有约束，也不将已组合的能力视为可以任意互换的操作。</w:t>
      </w:r>
    </w:p>
    <w:p w14:paraId="2C77C26C">
      <w:pPr>
        <w:rPr>
          <w:lang w:eastAsia="zh-CN"/>
        </w:rPr>
      </w:pPr>
      <w:r>
        <w:rPr>
          <w:lang w:eastAsia="zh-CN"/>
        </w:rPr>
        <w:t>候选Skill经过描述与依赖一致性检查后注册，写入SkillSet，并更新GeoSkillKG中的相应超边。注册后的Skill可参与后续任务的策略检索与能力规划。再次使用时，系统仍需根据新任务检查其适用条件、选择所需步骤、绑定输入资源并确定具体工具。一次任务中的成功执行能够为该流程提供实例依据，但不能直接证明其适用于其他输入或任务；跨任务复用的有效性需要进一步验证。</w:t>
      </w:r>
    </w:p>
    <w:p w14:paraId="096A82DA">
      <w:pPr>
        <w:pStyle w:val="3"/>
        <w:rPr>
          <w:lang w:eastAsia="zh-CN"/>
        </w:rPr>
      </w:pPr>
      <w:r>
        <w:rPr>
          <w:lang w:eastAsia="zh-CN"/>
        </w:rPr>
        <w:t>4 系统架构与实现</w:t>
      </w:r>
    </w:p>
    <w:p w14:paraId="562AA1F6">
      <w:pPr>
        <w:rPr>
          <w:lang w:eastAsia="zh-CN"/>
        </w:rPr>
      </w:pPr>
      <w:r>
        <w:rPr>
          <w:lang w:eastAsia="zh-CN"/>
        </w:rPr>
        <w:t>AgentGS将前述规划与能力补全方法集成为具有交互界面的智能体系统，支持自然语言任务输入、计划构建、工具执行与结果反馈。系统依据任务输入与策略知识组织工具调用，并向用户展示规划信息、调用记录和执行反馈，使任务处理过程可供查看与核验。</w:t>
      </w:r>
    </w:p>
    <w:p w14:paraId="3C94401F">
      <w:pPr>
        <w:pStyle w:val="4"/>
        <w:rPr>
          <w:lang w:eastAsia="zh-CN"/>
        </w:rPr>
      </w:pPr>
      <w:r>
        <w:rPr>
          <w:lang w:eastAsia="zh-CN"/>
        </w:rPr>
        <w:t>4.1 系统总体架构</w:t>
      </w:r>
    </w:p>
    <w:p w14:paraId="1E6CB25E">
      <w:pPr>
        <w:rPr>
          <w:lang w:eastAsia="zh-CN"/>
        </w:rPr>
      </w:pPr>
      <w:r>
        <w:rPr>
          <w:lang w:eastAsia="zh-CN"/>
        </w:rPr>
        <w:t>AgentGS围绕用户交互、任务编排、知识与能力支持以及工具执行，组织为四个相互衔接的组成部分。用户通过交互前端提交自然语言问题并查看结果；编排服务根据任务需求检索适用Skill，组织并补全所需能力，进而确定具体工具；任务规划所需的策略定义、能力实现映射和工具关联信息由知识与能力资源提供，具体地学工具的调用则由工具执行服务通过统一接口完成。</w:t>
      </w:r>
    </w:p>
    <w:p w14:paraId="4B03701A">
      <w:pPr>
        <w:rPr>
          <w:lang w:eastAsia="zh-CN"/>
        </w:rPr>
      </w:pPr>
      <w:r>
        <w:rPr>
          <w:lang w:eastAsia="zh-CN"/>
        </w:rPr>
        <w:t>系统各部分通过计划、参数与结果的传递协同运行。编排服务根据任务需求组织能力及其依赖关系，随后为每项操作匹配符合能力实例约束的工具；工具执行服务根据工具标识调用相应接口，传入参数与所需资源，并返回处理结果或失败信息。执行反馈为系统识别当前步骤的执行状态、决定是否启动局部恢复提供依据。系统分别组织任务规划与工具执行，通过统一接口调用不同地学工具，将能力计划落实为具体操作。</w:t>
      </w:r>
    </w:p>
    <w:p w14:paraId="5DF078E0">
      <w:pPr>
        <w:spacing w:line="20" w:lineRule="exact"/>
        <w:rPr>
          <w:sz w:val="2"/>
          <w:lang w:eastAsia="zh-CN"/>
        </w:rPr>
        <w:sectPr>
          <w:headerReference r:id="rId11" w:type="default"/>
          <w:footerReference r:id="rId12" w:type="default"/>
          <w:type w:val="continuous"/>
          <w:pgSz w:w="12240" w:h="15840"/>
          <w:pgMar w:top="1674" w:right="1076" w:bottom="1693" w:left="1076" w:header="1080" w:footer="1200" w:gutter="0"/>
          <w:cols w:space="478" w:num="2"/>
          <w:docGrid w:linePitch="360" w:charSpace="0"/>
        </w:sectPr>
      </w:pPr>
    </w:p>
    <w:p w14:paraId="6D5A04A3">
      <w:pPr>
        <w:keepNext/>
        <w:keepLines/>
        <w:spacing w:before="80" w:after="80" w:line="240" w:lineRule="auto"/>
        <w:ind w:firstLine="0"/>
        <w:jc w:val="center"/>
        <w:rPr>
          <w:lang w:eastAsia="zh-CN"/>
        </w:rPr>
      </w:pPr>
      <w:r>
        <w:rPr>
          <w:rFonts w:hint="eastAsia"/>
          <w:lang w:eastAsia="zh-CN"/>
        </w:rPr>
        <w:drawing>
          <wp:inline distT="0" distB="0" distL="114300" distR="114300">
            <wp:extent cx="6395085" cy="3197860"/>
            <wp:effectExtent l="0" t="0" r="5715" b="2540"/>
            <wp:docPr id="5" name="图片 5" descr="系统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系统架构图.drawio"/>
                    <pic:cNvPicPr>
                      <a:picLocks noChangeAspect="1"/>
                    </pic:cNvPicPr>
                  </pic:nvPicPr>
                  <pic:blipFill>
                    <a:blip r:embed="rId37"/>
                    <a:stretch>
                      <a:fillRect/>
                    </a:stretch>
                  </pic:blipFill>
                  <pic:spPr>
                    <a:xfrm>
                      <a:off x="0" y="0"/>
                      <a:ext cx="6395085" cy="3197860"/>
                    </a:xfrm>
                    <a:prstGeom prst="rect">
                      <a:avLst/>
                    </a:prstGeom>
                  </pic:spPr>
                </pic:pic>
              </a:graphicData>
            </a:graphic>
          </wp:inline>
        </w:drawing>
      </w:r>
    </w:p>
    <w:p w14:paraId="3170C432">
      <w:pPr>
        <w:keepLines/>
        <w:spacing w:before="80" w:after="80" w:line="240" w:lineRule="auto"/>
        <w:ind w:firstLine="0"/>
        <w:jc w:val="center"/>
        <w:rPr>
          <w:lang w:eastAsia="zh-CN"/>
        </w:rPr>
        <w:sectPr>
          <w:headerReference r:id="rId13" w:type="default"/>
          <w:footerReference r:id="rId14" w:type="default"/>
          <w:type w:val="continuous"/>
          <w:pgSz w:w="12240" w:h="15840"/>
          <w:pgMar w:top="1674" w:right="1076" w:bottom="1693" w:left="1076" w:header="1080" w:footer="1200" w:gutter="0"/>
          <w:cols w:space="478" w:num="1"/>
          <w:docGrid w:linePitch="360" w:charSpace="0"/>
        </w:sectPr>
      </w:pPr>
      <w:r>
        <w:rPr>
          <w:lang w:eastAsia="zh-CN"/>
        </w:rPr>
        <w:t>图3 AgentGS的系统架构及主要功能。系统由交互前端、智能体编排服务、知识与能力资源及工具执行服务组成。</w:t>
      </w:r>
    </w:p>
    <w:p w14:paraId="4E238A0E">
      <w:pPr>
        <w:pStyle w:val="4"/>
        <w:rPr>
          <w:lang w:eastAsia="zh-CN"/>
        </w:rPr>
      </w:pPr>
      <w:r>
        <w:rPr>
          <w:lang w:eastAsia="zh-CN"/>
        </w:rPr>
        <w:t>4.2 工具接入与执行管理</w:t>
      </w:r>
    </w:p>
    <w:p w14:paraId="44741766">
      <w:pPr>
        <w:rPr>
          <w:lang w:eastAsia="zh-CN"/>
        </w:rPr>
      </w:pPr>
      <w:r>
        <w:rPr>
          <w:lang w:eastAsia="zh-CN"/>
        </w:rPr>
        <w:t>系统将策略中的操作定义、能力与工具的对应关系以及工具调用接口作为三类信息分别维护。工具接入包括接口信息登记与能力关联：系统记录工具的功能、参数和输入输出，并将其映射至相应Capability。具体操作的前置依赖及可选工具，则由所在Skill加以限定。因此，工具选择需要同时考虑功能匹配、实例约束与输入适配，确保所选工具既能完成目标操作，也具备在当前步骤中调用的条件。</w:t>
      </w:r>
    </w:p>
    <w:p w14:paraId="34B27581">
      <w:pPr>
        <w:rPr>
          <w:lang w:eastAsia="zh-CN"/>
        </w:rPr>
      </w:pPr>
      <w:r>
        <w:rPr>
          <w:lang w:eastAsia="zh-CN"/>
        </w:rPr>
        <w:t>系统为中间产物保存类型与来源信息，包括生成该产物的工具、对应步骤及相关元数据，以支持后续步骤的数据使用。后续步骤依据产物引用获取对应文件或计算结果，并将其绑定至工具输入参数，使数据传递不必仅依赖自然语言描述。例如，后续工具若需要栅格文件，应传入对应的文件引用；若需要该栅格的统计值，则应传入相应数值，使输入内容与参数要求一致。</w:t>
      </w:r>
    </w:p>
    <w:p w14:paraId="3D529A59">
      <w:pPr>
        <w:rPr>
          <w:lang w:eastAsia="zh-CN"/>
        </w:rPr>
      </w:pPr>
      <w:r>
        <w:rPr>
          <w:lang w:eastAsia="zh-CN"/>
        </w:rPr>
        <w:t>系统保存任务的规划信息和工具调用记录，同时根据各次调用的返回结果反馈执行状态。恢复过程复用前序步骤的成功结果，依据重试规则与能力实例约束处理当前失败的调用。系统支持回看已保存的用户问题、最终答案及执行轨迹。用户可结合任务要求检查工具选择，并依据执行轨迹追踪参数传递、定位失败步骤。</w:t>
      </w:r>
    </w:p>
    <w:p w14:paraId="24F822EC">
      <w:pPr>
        <w:rPr>
          <w:lang w:eastAsia="zh-CN"/>
        </w:rPr>
      </w:pPr>
    </w:p>
    <w:p w14:paraId="37760054">
      <w:pPr>
        <w:rPr>
          <w:lang w:eastAsia="zh-CN"/>
        </w:rPr>
      </w:pPr>
    </w:p>
    <w:p w14:paraId="44F7687D">
      <w:pPr>
        <w:pStyle w:val="4"/>
        <w:rPr>
          <w:lang w:eastAsia="zh-CN"/>
        </w:rPr>
      </w:pPr>
      <w:r>
        <w:rPr>
          <w:lang w:eastAsia="zh-CN"/>
        </w:rPr>
        <w:t>4.3 交互界面与过程查看</w:t>
      </w:r>
    </w:p>
    <w:p w14:paraId="6270524F">
      <w:pPr>
        <w:rPr>
          <w:lang w:eastAsia="zh-CN"/>
        </w:rPr>
      </w:pPr>
      <w:r>
        <w:rPr>
          <w:lang w:eastAsia="zh-CN"/>
        </w:rPr>
        <w:t>前端支持任务对话、工具图谱浏览与配置管理。在任务对话界面中，用户可输入自然语言形式的地学问题，获取系统返回的答案，并展开相关记录，查看任务规划和工具调用过程。用户可通过执行反馈查看各次工具调用的状态、尝试次数和相关说明，了解任务处理过程中是否发生失败或重试。用户可通过历史记录回看先前提交的问题、系统返回的答案及对应的执行记录。</w:t>
      </w:r>
    </w:p>
    <w:p w14:paraId="0A1284CF">
      <w:pPr>
        <w:rPr>
          <w:lang w:eastAsia="zh-CN"/>
        </w:rPr>
      </w:pPr>
      <w:r>
        <w:rPr>
          <w:lang w:eastAsia="zh-CN"/>
        </w:rPr>
        <w:t>工具图谱界面将GeoToolKG中的工具及其推荐衔接关系可视化，分别呈现为节点与连边。选中工具节点后，界面展示其功能说明、输入输出信息、来源及推荐后续工具，帮助用户了解该工具能够完成的操作及可能的组合方式。图谱展示了工具之间可能的衔接方式。执行具体任务时，系统按能力计划组织调用，并检查各步骤是否满足相应的实例约束和执行条件。</w:t>
      </w:r>
    </w:p>
    <w:p w14:paraId="037DA017">
      <w:pPr>
        <w:spacing w:line="20" w:lineRule="exact"/>
        <w:rPr>
          <w:sz w:val="2"/>
          <w:lang w:eastAsia="zh-CN"/>
        </w:rPr>
        <w:sectPr>
          <w:headerReference r:id="rId15" w:type="default"/>
          <w:footerReference r:id="rId16" w:type="default"/>
          <w:type w:val="continuous"/>
          <w:pgSz w:w="12240" w:h="15840"/>
          <w:pgMar w:top="1674" w:right="1076" w:bottom="1693" w:left="1076" w:header="1080" w:footer="1200" w:gutter="0"/>
          <w:cols w:space="478" w:num="2"/>
          <w:docGrid w:linePitch="360" w:charSpace="0"/>
        </w:sectPr>
      </w:pPr>
    </w:p>
    <w:p w14:paraId="05735040">
      <w:pPr>
        <w:keepNext/>
        <w:keepLines/>
        <w:spacing w:before="80" w:after="80" w:line="240" w:lineRule="auto"/>
        <w:ind w:firstLine="0"/>
        <w:jc w:val="center"/>
        <w:rPr>
          <w:lang w:eastAsia="zh-CN"/>
        </w:rPr>
      </w:pPr>
      <w:r>
        <w:rPr>
          <w:rFonts w:hint="eastAsia"/>
          <w:lang w:eastAsia="zh-CN"/>
        </w:rPr>
        <w:drawing>
          <wp:inline distT="0" distB="0" distL="114300" distR="114300">
            <wp:extent cx="6381115" cy="3733165"/>
            <wp:effectExtent l="0" t="0" r="635" b="635"/>
            <wp:docPr id="6" name="图片 6" descr="前端展示图_Agent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前端展示图_AgentGS"/>
                    <pic:cNvPicPr>
                      <a:picLocks noChangeAspect="1"/>
                    </pic:cNvPicPr>
                  </pic:nvPicPr>
                  <pic:blipFill>
                    <a:blip r:embed="rId38"/>
                    <a:stretch>
                      <a:fillRect/>
                    </a:stretch>
                  </pic:blipFill>
                  <pic:spPr>
                    <a:xfrm>
                      <a:off x="0" y="0"/>
                      <a:ext cx="6381115" cy="3733165"/>
                    </a:xfrm>
                    <a:prstGeom prst="rect">
                      <a:avLst/>
                    </a:prstGeom>
                  </pic:spPr>
                </pic:pic>
              </a:graphicData>
            </a:graphic>
          </wp:inline>
        </w:drawing>
      </w:r>
    </w:p>
    <w:p w14:paraId="33DA5C13">
      <w:pPr>
        <w:keepLines/>
        <w:spacing w:before="80" w:after="80" w:line="240" w:lineRule="auto"/>
        <w:ind w:firstLine="0"/>
        <w:jc w:val="center"/>
        <w:rPr>
          <w:lang w:eastAsia="zh-CN"/>
        </w:rPr>
        <w:sectPr>
          <w:headerReference r:id="rId17" w:type="default"/>
          <w:footerReference r:id="rId18" w:type="default"/>
          <w:type w:val="continuous"/>
          <w:pgSz w:w="12240" w:h="15840"/>
          <w:pgMar w:top="1674" w:right="1076" w:bottom="1693" w:left="1076" w:header="1080" w:footer="1200" w:gutter="0"/>
          <w:cols w:space="478" w:num="1"/>
          <w:docGrid w:linePitch="360" w:charSpace="0"/>
        </w:sectPr>
      </w:pPr>
      <w:r>
        <w:rPr>
          <w:lang w:eastAsia="zh-CN"/>
        </w:rPr>
        <w:t>图4 AgentGS的任务对话与过程查看界面。左侧展示任务问题、答案及执行记录；右上展示单次工具调用的输入输出与执行反馈，右下展示完整执行日志的局部内容。</w:t>
      </w:r>
    </w:p>
    <w:p w14:paraId="5B0B20EA">
      <w:pPr>
        <w:pStyle w:val="3"/>
        <w:rPr>
          <w:lang w:eastAsia="zh-CN"/>
        </w:rPr>
      </w:pPr>
      <w:r>
        <w:rPr>
          <w:lang w:eastAsia="zh-CN"/>
        </w:rPr>
        <w:t>5 GeoToolEval：设计与构建</w:t>
      </w:r>
    </w:p>
    <w:p w14:paraId="54FA8CF2">
      <w:pPr>
        <w:rPr>
          <w:lang w:eastAsia="zh-CN"/>
        </w:rPr>
      </w:pPr>
      <w:r>
        <w:rPr>
          <w:lang w:eastAsia="zh-CN"/>
        </w:rPr>
        <w:t>为评价智能体在地学任务中的工具使用与多步流程编排能力，本文构建了GeoToolEval评测基准，将自然语言问题、输入资源、参考工具调用与参考答案统一组织为评测记录。该基准整合已有地学问答资源，并基于科学数据构建计算与分析任务，为最终答案评价和工具执行过程分析提供依据。</w:t>
      </w:r>
    </w:p>
    <w:p w14:paraId="2AFDF4E2">
      <w:pPr>
        <w:pStyle w:val="4"/>
        <w:rPr>
          <w:lang w:eastAsia="zh-CN"/>
        </w:rPr>
      </w:pPr>
      <w:r>
        <w:rPr>
          <w:lang w:eastAsia="zh-CN"/>
        </w:rPr>
        <w:t>5.1 评价目标与设计原则</w:t>
      </w:r>
    </w:p>
    <w:p w14:paraId="6BA85B30">
      <w:pPr>
        <w:rPr>
          <w:lang w:eastAsia="zh-CN"/>
        </w:rPr>
      </w:pPr>
      <w:r>
        <w:rPr>
          <w:lang w:eastAsia="zh-CN"/>
        </w:rPr>
        <w:t>GeoToolEval关注智能体能否根据任务要求选择适用操作、</w:t>
      </w:r>
      <w:r>
        <w:rPr>
          <w:rFonts w:hint="eastAsia"/>
          <w:lang w:eastAsia="zh-CN"/>
        </w:rPr>
        <w:t>满足步骤间的依赖关系</w:t>
      </w:r>
      <w:r>
        <w:rPr>
          <w:lang w:eastAsia="zh-CN"/>
        </w:rPr>
        <w:t>，并利用输入数据形成可核对的结果。单步任务用于考察数据定位、参数确定和基本工具使用，多步任务用于分析多个操作的组织、前后步骤的衔接及中间结果的使用。两类任务共同构成评价范围，以区分基本工具调用与流程编排条件下的系统表现。</w:t>
      </w:r>
    </w:p>
    <w:p w14:paraId="34BF3F84">
      <w:pPr>
        <w:rPr>
          <w:lang w:eastAsia="zh-CN"/>
        </w:rPr>
      </w:pPr>
      <w:r>
        <w:rPr>
          <w:lang w:eastAsia="zh-CN"/>
        </w:rPr>
        <w:t>GeoToolEval参考引言所述的十个地学研究方向组织任务主题，并结合可获得的数据资源和可执行的操作确定具体任务。每个主题最终纳入的任务数量，取决于已有资源和筛选结果。领域分组用于描述任务背景，参考调用链长度用于描述当前工具接口下的流程构成，二者分别支持分领域与分流程长度的结果分析。</w:t>
      </w:r>
    </w:p>
    <w:p w14:paraId="27F48731">
      <w:pPr>
        <w:pStyle w:val="4"/>
        <w:rPr>
          <w:lang w:eastAsia="zh-CN"/>
        </w:rPr>
      </w:pPr>
      <w:r>
        <w:rPr>
          <w:lang w:eastAsia="zh-CN"/>
        </w:rPr>
        <w:t>5.2 数据来源与任务构建</w:t>
      </w:r>
    </w:p>
    <w:p w14:paraId="6AF32D47">
      <w:pPr>
        <w:rPr>
          <w:lang w:eastAsia="zh-CN"/>
        </w:rPr>
      </w:pPr>
      <w:r>
        <w:rPr>
          <w:lang w:eastAsia="zh-CN"/>
        </w:rPr>
        <w:t>GeoToolEval通过两种方式构建任务：一是从已有问答记录中筛选任务，二是基于科学数据设计问题并计算参考答案。对于已有问答资源，地学大数据分析部分从GeoQuestions1089中筛选了40道涉及自然地理对象及空间分析操作的任务；遥感部分从Earth-Bench的248道任务中筛选了49道，保留原始问题、选项和参考答案，并将相关工具调用适配至本项目的工具接口。关键矿产与气候变化部分则从已有的habitable_earth_dataset题目文件中按主题选取任务，这些题目所依据的数据包括USGS MRDS、古气候重建数据、NASA GISTEMP及SSP增温汇总表。</w:t>
      </w:r>
    </w:p>
    <w:p w14:paraId="0E1CEBC4">
      <w:pPr>
        <w:rPr>
          <w:lang w:eastAsia="zh-CN"/>
        </w:rPr>
      </w:pPr>
      <w:r>
        <w:rPr>
          <w:lang w:eastAsia="zh-CN"/>
        </w:rPr>
        <w:t>科学数据派生任务根据数据中可明确定位的对象、变量及计算关系设计问题，并通过相应的数据处理和计算过程确定参考结果。其中，地球三维结构任务采用LITHO1.0、SEMUCB-WM1及USGS地震目录，能源资源任务采用矿产、电力设施、装机时间序列及人口等数据，海洋碳循环任务采用SOCAT、GLODAP和SNAPO-CO₂观测记录。深时生物圈、碳捕获与封存以及自然灾害统计任务的数据来源，分别为BioDeepTime、SCCS-OFPOSDU合成数据和本地灾害事件表。</w:t>
      </w:r>
    </w:p>
    <w:p w14:paraId="068D7222">
      <w:pPr>
        <w:rPr>
          <w:lang w:eastAsia="zh-CN"/>
        </w:rPr>
      </w:pPr>
      <w:r>
        <w:rPr>
          <w:lang w:eastAsia="zh-CN"/>
        </w:rPr>
        <w:t>不同来源的任务采用统一的记录格式，包含问题描述、输入资源、参考答案、答案类型和参考工具调用等字段。其中，问题描述说明需要完成的分析及应返回的内容，输入资源明确需要处理的数据或对象，参考答案用于评价任务结果。参考工具调用根据源任务的操作要求确定，将所需操作对应到已注册的工具，并记录工具名称、调用参数及相关输入输出信息。对于已有基准中的题目，保留其来源题号或资源定位信息；对于基于科学数据构建的题目，则保留数据定位字段、派生记录和计算脚本，以说明参考结果的计算依据。</w:t>
      </w:r>
    </w:p>
    <w:p w14:paraId="7B60311B">
      <w:pPr>
        <w:rPr>
          <w:lang w:eastAsia="zh-CN"/>
        </w:rPr>
      </w:pPr>
      <w:r>
        <w:rPr>
          <w:lang w:eastAsia="zh-CN"/>
        </w:rPr>
        <w:t>参考调用链表示使用当前工具接口完成任务的一种方式。同一任务在不同的工具封装方式下，可能需要不同次数的调用，例如一个工具可以将多个处理操作封装在一次调用中。因此，本文根据适配至当前工具接口后的参考调用链对任务进行分组，不直接沿用各源数据集中的单工具或多工具标签。</w:t>
      </w:r>
    </w:p>
    <w:p w14:paraId="3448BFD6">
      <w:pPr>
        <w:pStyle w:val="4"/>
        <w:rPr>
          <w:lang w:eastAsia="zh-CN"/>
        </w:rPr>
      </w:pPr>
      <w:r>
        <w:rPr>
          <w:lang w:eastAsia="zh-CN"/>
        </w:rPr>
        <w:t>5.3 任务组成与复杂度分层</w:t>
      </w:r>
    </w:p>
    <w:p w14:paraId="65F4454A">
      <w:pPr>
        <w:rPr>
          <w:lang w:eastAsia="zh-CN"/>
        </w:rPr>
        <w:sectPr>
          <w:headerReference r:id="rId19" w:type="default"/>
          <w:footerReference r:id="rId20" w:type="default"/>
          <w:type w:val="continuous"/>
          <w:pgSz w:w="12240" w:h="15840"/>
          <w:pgMar w:top="1674" w:right="1076" w:bottom="1693" w:left="1076" w:header="1080" w:footer="1200" w:gutter="0"/>
          <w:cols w:space="478" w:num="2"/>
          <w:docGrid w:linePitch="360" w:charSpace="0"/>
        </w:sectPr>
      </w:pPr>
      <w:r>
        <w:rPr>
          <w:lang w:eastAsia="zh-CN"/>
        </w:rPr>
        <w:t>GeoToolEval共包含603条评测记录，各主题的数据来源和参考调用链长度分布如表1所示。其中，424条记录包含一次参考调用，119条包含2—3次调用，60条包含至少4次调用，多步任务共179条，占29.68%。</w:t>
      </w:r>
    </w:p>
    <w:p w14:paraId="67130BD6">
      <w:pPr>
        <w:pStyle w:val="15"/>
        <w:keepNext/>
        <w:rPr>
          <w:lang w:eastAsia="zh-CN"/>
        </w:rPr>
      </w:pPr>
      <w:r>
        <w:rPr>
          <w:lang w:eastAsia="zh-CN"/>
        </w:rPr>
        <w:t>表1 GeoToolEval的任务来源与参考调用链长度分布</w:t>
      </w:r>
    </w:p>
    <w:tbl>
      <w:tblPr>
        <w:tblStyle w:val="34"/>
        <w:tblW w:w="10088"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80" w:type="dxa"/>
          <w:bottom w:w="70" w:type="dxa"/>
          <w:right w:w="80" w:type="dxa"/>
        </w:tblCellMar>
      </w:tblPr>
      <w:tblGrid>
        <w:gridCol w:w="1730"/>
        <w:gridCol w:w="4518"/>
        <w:gridCol w:w="860"/>
        <w:gridCol w:w="1060"/>
        <w:gridCol w:w="960"/>
        <w:gridCol w:w="960"/>
      </w:tblGrid>
      <w:tr w14:paraId="3ECB99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80" w:type="dxa"/>
            <w:bottom w:w="70" w:type="dxa"/>
            <w:right w:w="80" w:type="dxa"/>
          </w:tblCellMar>
        </w:tblPrEx>
        <w:trPr>
          <w:cantSplit/>
          <w:tblHeader/>
          <w:jc w:val="center"/>
        </w:trPr>
        <w:tc>
          <w:tcPr>
            <w:tcW w:w="1730" w:type="dxa"/>
            <w:shd w:val="clear" w:color="auto" w:fill="F2F2F2"/>
            <w:vAlign w:val="center"/>
          </w:tcPr>
          <w:p w14:paraId="60B9F66B">
            <w:pPr>
              <w:keepNext/>
              <w:ind w:firstLine="0"/>
              <w:jc w:val="center"/>
            </w:pPr>
            <w:r>
              <w:rPr>
                <w:b/>
              </w:rPr>
              <w:t>任务主题</w:t>
            </w:r>
          </w:p>
        </w:tc>
        <w:tc>
          <w:tcPr>
            <w:tcW w:w="4518" w:type="dxa"/>
            <w:shd w:val="clear" w:color="auto" w:fill="F2F2F2"/>
            <w:vAlign w:val="center"/>
          </w:tcPr>
          <w:p w14:paraId="592F535E">
            <w:pPr>
              <w:keepNext/>
              <w:ind w:firstLine="0"/>
              <w:jc w:val="center"/>
            </w:pPr>
            <w:r>
              <w:rPr>
                <w:b/>
              </w:rPr>
              <w:t>主要数据或题目来源</w:t>
            </w:r>
          </w:p>
        </w:tc>
        <w:tc>
          <w:tcPr>
            <w:tcW w:w="860" w:type="dxa"/>
            <w:shd w:val="clear" w:color="auto" w:fill="F2F2F2"/>
            <w:vAlign w:val="center"/>
          </w:tcPr>
          <w:p w14:paraId="079E1797">
            <w:pPr>
              <w:keepNext/>
              <w:ind w:firstLine="0"/>
              <w:jc w:val="center"/>
            </w:pPr>
            <w:r>
              <w:rPr>
                <w:b/>
              </w:rPr>
              <w:t>1步</w:t>
            </w:r>
          </w:p>
        </w:tc>
        <w:tc>
          <w:tcPr>
            <w:tcW w:w="1060" w:type="dxa"/>
            <w:shd w:val="clear" w:color="auto" w:fill="F2F2F2"/>
            <w:vAlign w:val="center"/>
          </w:tcPr>
          <w:p w14:paraId="56FBB88C">
            <w:pPr>
              <w:keepNext/>
              <w:ind w:firstLine="0"/>
              <w:jc w:val="center"/>
            </w:pPr>
            <w:r>
              <w:rPr>
                <w:b/>
              </w:rPr>
              <w:t>2—3步</w:t>
            </w:r>
          </w:p>
        </w:tc>
        <w:tc>
          <w:tcPr>
            <w:tcW w:w="960" w:type="dxa"/>
            <w:shd w:val="clear" w:color="auto" w:fill="F2F2F2"/>
            <w:vAlign w:val="center"/>
          </w:tcPr>
          <w:p w14:paraId="11E3B1A6">
            <w:pPr>
              <w:keepNext/>
              <w:ind w:firstLine="0"/>
              <w:jc w:val="center"/>
            </w:pPr>
            <w:r>
              <w:rPr>
                <w:b/>
              </w:rPr>
              <w:t>≥4步</w:t>
            </w:r>
          </w:p>
        </w:tc>
        <w:tc>
          <w:tcPr>
            <w:tcW w:w="960" w:type="dxa"/>
            <w:shd w:val="clear" w:color="auto" w:fill="F2F2F2"/>
            <w:vAlign w:val="center"/>
          </w:tcPr>
          <w:p w14:paraId="6722D829">
            <w:pPr>
              <w:keepNext/>
              <w:ind w:firstLine="0"/>
              <w:jc w:val="center"/>
            </w:pPr>
            <w:r>
              <w:rPr>
                <w:b/>
              </w:rPr>
              <w:t>合计</w:t>
            </w:r>
          </w:p>
        </w:tc>
      </w:tr>
      <w:tr w14:paraId="247567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80" w:type="dxa"/>
            <w:bottom w:w="70" w:type="dxa"/>
            <w:right w:w="80" w:type="dxa"/>
          </w:tblCellMar>
        </w:tblPrEx>
        <w:trPr>
          <w:cantSplit/>
          <w:jc w:val="center"/>
        </w:trPr>
        <w:tc>
          <w:tcPr>
            <w:tcW w:w="1730" w:type="dxa"/>
            <w:vAlign w:val="center"/>
          </w:tcPr>
          <w:p w14:paraId="23C1207B">
            <w:pPr>
              <w:keepNext/>
              <w:ind w:firstLine="0"/>
              <w:jc w:val="left"/>
            </w:pPr>
            <w:r>
              <w:t>地球三维结构</w:t>
            </w:r>
          </w:p>
        </w:tc>
        <w:tc>
          <w:tcPr>
            <w:tcW w:w="4518" w:type="dxa"/>
            <w:vAlign w:val="center"/>
          </w:tcPr>
          <w:p w14:paraId="4307D830">
            <w:pPr>
              <w:keepNext/>
              <w:ind w:firstLine="0"/>
              <w:jc w:val="left"/>
            </w:pPr>
            <w:r>
              <w:t>LITHO1.0、SEMUCB-WM1、USGS地震目录</w:t>
            </w:r>
          </w:p>
        </w:tc>
        <w:tc>
          <w:tcPr>
            <w:tcW w:w="860" w:type="dxa"/>
            <w:vAlign w:val="center"/>
          </w:tcPr>
          <w:p w14:paraId="1EFD8A8C">
            <w:pPr>
              <w:keepNext/>
              <w:ind w:firstLine="0"/>
              <w:jc w:val="center"/>
            </w:pPr>
            <w:r>
              <w:t>85</w:t>
            </w:r>
          </w:p>
        </w:tc>
        <w:tc>
          <w:tcPr>
            <w:tcW w:w="1060" w:type="dxa"/>
            <w:vAlign w:val="center"/>
          </w:tcPr>
          <w:p w14:paraId="7FB8DFEB">
            <w:pPr>
              <w:keepNext/>
              <w:ind w:firstLine="0"/>
              <w:jc w:val="center"/>
            </w:pPr>
            <w:r>
              <w:t>15</w:t>
            </w:r>
          </w:p>
        </w:tc>
        <w:tc>
          <w:tcPr>
            <w:tcW w:w="960" w:type="dxa"/>
            <w:vAlign w:val="center"/>
          </w:tcPr>
          <w:p w14:paraId="72732A03">
            <w:pPr>
              <w:keepNext/>
              <w:ind w:firstLine="0"/>
              <w:jc w:val="center"/>
            </w:pPr>
            <w:r>
              <w:t>0</w:t>
            </w:r>
          </w:p>
        </w:tc>
        <w:tc>
          <w:tcPr>
            <w:tcW w:w="960" w:type="dxa"/>
            <w:vAlign w:val="center"/>
          </w:tcPr>
          <w:p w14:paraId="471FA7CE">
            <w:pPr>
              <w:keepNext/>
              <w:ind w:firstLine="0"/>
              <w:jc w:val="center"/>
            </w:pPr>
            <w:r>
              <w:t>100</w:t>
            </w:r>
          </w:p>
        </w:tc>
      </w:tr>
      <w:tr w14:paraId="2FC429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80" w:type="dxa"/>
            <w:bottom w:w="70" w:type="dxa"/>
            <w:right w:w="80" w:type="dxa"/>
          </w:tblCellMar>
        </w:tblPrEx>
        <w:trPr>
          <w:cantSplit/>
          <w:jc w:val="center"/>
        </w:trPr>
        <w:tc>
          <w:tcPr>
            <w:tcW w:w="1730" w:type="dxa"/>
            <w:vAlign w:val="center"/>
          </w:tcPr>
          <w:p w14:paraId="4707AF50">
            <w:pPr>
              <w:keepNext/>
              <w:ind w:firstLine="0"/>
              <w:jc w:val="left"/>
            </w:pPr>
            <w:r>
              <w:t>地学大数据分析</w:t>
            </w:r>
          </w:p>
        </w:tc>
        <w:tc>
          <w:tcPr>
            <w:tcW w:w="4518" w:type="dxa"/>
            <w:vAlign w:val="center"/>
          </w:tcPr>
          <w:p w14:paraId="0CDD6376">
            <w:pPr>
              <w:keepNext/>
              <w:ind w:firstLine="0"/>
              <w:jc w:val="left"/>
            </w:pPr>
            <w:r>
              <w:t>GeoQuestions1089筛选子集</w:t>
            </w:r>
          </w:p>
        </w:tc>
        <w:tc>
          <w:tcPr>
            <w:tcW w:w="860" w:type="dxa"/>
            <w:vAlign w:val="center"/>
          </w:tcPr>
          <w:p w14:paraId="243D5FB7">
            <w:pPr>
              <w:keepNext/>
              <w:ind w:firstLine="0"/>
              <w:jc w:val="center"/>
            </w:pPr>
            <w:r>
              <w:t>40</w:t>
            </w:r>
          </w:p>
        </w:tc>
        <w:tc>
          <w:tcPr>
            <w:tcW w:w="1060" w:type="dxa"/>
            <w:vAlign w:val="center"/>
          </w:tcPr>
          <w:p w14:paraId="618DABA5">
            <w:pPr>
              <w:keepNext/>
              <w:ind w:firstLine="0"/>
              <w:jc w:val="center"/>
            </w:pPr>
            <w:r>
              <w:t>0</w:t>
            </w:r>
          </w:p>
        </w:tc>
        <w:tc>
          <w:tcPr>
            <w:tcW w:w="960" w:type="dxa"/>
            <w:vAlign w:val="center"/>
          </w:tcPr>
          <w:p w14:paraId="12FED3AD">
            <w:pPr>
              <w:keepNext/>
              <w:ind w:firstLine="0"/>
              <w:jc w:val="center"/>
            </w:pPr>
            <w:r>
              <w:t>0</w:t>
            </w:r>
          </w:p>
        </w:tc>
        <w:tc>
          <w:tcPr>
            <w:tcW w:w="960" w:type="dxa"/>
            <w:vAlign w:val="center"/>
          </w:tcPr>
          <w:p w14:paraId="550B5B8E">
            <w:pPr>
              <w:keepNext/>
              <w:ind w:firstLine="0"/>
              <w:jc w:val="center"/>
            </w:pPr>
            <w:r>
              <w:t>40</w:t>
            </w:r>
          </w:p>
        </w:tc>
      </w:tr>
      <w:tr w14:paraId="6AB8BF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80" w:type="dxa"/>
            <w:bottom w:w="70" w:type="dxa"/>
            <w:right w:w="80" w:type="dxa"/>
          </w:tblCellMar>
        </w:tblPrEx>
        <w:trPr>
          <w:cantSplit/>
          <w:jc w:val="center"/>
        </w:trPr>
        <w:tc>
          <w:tcPr>
            <w:tcW w:w="1730" w:type="dxa"/>
            <w:vAlign w:val="center"/>
          </w:tcPr>
          <w:p w14:paraId="13888286">
            <w:pPr>
              <w:keepNext/>
              <w:ind w:firstLine="0"/>
              <w:jc w:val="left"/>
            </w:pPr>
            <w:r>
              <w:t>关键矿产</w:t>
            </w:r>
          </w:p>
        </w:tc>
        <w:tc>
          <w:tcPr>
            <w:tcW w:w="4518" w:type="dxa"/>
            <w:vAlign w:val="center"/>
          </w:tcPr>
          <w:p w14:paraId="77040EF7">
            <w:pPr>
              <w:keepNext/>
              <w:ind w:firstLine="0"/>
              <w:jc w:val="left"/>
              <w:rPr>
                <w:lang w:eastAsia="zh-CN"/>
              </w:rPr>
            </w:pPr>
            <w:r>
              <w:rPr>
                <w:lang w:eastAsia="zh-CN"/>
              </w:rPr>
              <w:t>宜居地球题集；MRDS及跨主题气候数据</w:t>
            </w:r>
          </w:p>
        </w:tc>
        <w:tc>
          <w:tcPr>
            <w:tcW w:w="860" w:type="dxa"/>
            <w:vAlign w:val="center"/>
          </w:tcPr>
          <w:p w14:paraId="71BF1416">
            <w:pPr>
              <w:keepNext/>
              <w:ind w:firstLine="0"/>
              <w:jc w:val="center"/>
            </w:pPr>
            <w:r>
              <w:t>44</w:t>
            </w:r>
          </w:p>
        </w:tc>
        <w:tc>
          <w:tcPr>
            <w:tcW w:w="1060" w:type="dxa"/>
            <w:vAlign w:val="center"/>
          </w:tcPr>
          <w:p w14:paraId="4A7281A8">
            <w:pPr>
              <w:keepNext/>
              <w:ind w:firstLine="0"/>
              <w:jc w:val="center"/>
            </w:pPr>
            <w:r>
              <w:t>14</w:t>
            </w:r>
          </w:p>
        </w:tc>
        <w:tc>
          <w:tcPr>
            <w:tcW w:w="960" w:type="dxa"/>
            <w:vAlign w:val="center"/>
          </w:tcPr>
          <w:p w14:paraId="25E4F901">
            <w:pPr>
              <w:keepNext/>
              <w:ind w:firstLine="0"/>
              <w:jc w:val="center"/>
            </w:pPr>
            <w:r>
              <w:t>0</w:t>
            </w:r>
          </w:p>
        </w:tc>
        <w:tc>
          <w:tcPr>
            <w:tcW w:w="960" w:type="dxa"/>
            <w:vAlign w:val="center"/>
          </w:tcPr>
          <w:p w14:paraId="5C314F36">
            <w:pPr>
              <w:keepNext/>
              <w:ind w:firstLine="0"/>
              <w:jc w:val="center"/>
            </w:pPr>
            <w:r>
              <w:t>58</w:t>
            </w:r>
          </w:p>
        </w:tc>
      </w:tr>
      <w:tr w14:paraId="6F223E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80" w:type="dxa"/>
            <w:bottom w:w="70" w:type="dxa"/>
            <w:right w:w="80" w:type="dxa"/>
          </w:tblCellMar>
        </w:tblPrEx>
        <w:trPr>
          <w:cantSplit/>
          <w:jc w:val="center"/>
        </w:trPr>
        <w:tc>
          <w:tcPr>
            <w:tcW w:w="1730" w:type="dxa"/>
            <w:vAlign w:val="center"/>
          </w:tcPr>
          <w:p w14:paraId="4C894023">
            <w:pPr>
              <w:keepNext/>
              <w:ind w:firstLine="0"/>
              <w:jc w:val="left"/>
            </w:pPr>
            <w:r>
              <w:t>气候变化</w:t>
            </w:r>
          </w:p>
        </w:tc>
        <w:tc>
          <w:tcPr>
            <w:tcW w:w="4518" w:type="dxa"/>
            <w:vAlign w:val="center"/>
          </w:tcPr>
          <w:p w14:paraId="486E4ED0">
            <w:pPr>
              <w:keepNext/>
              <w:ind w:firstLine="0"/>
              <w:jc w:val="left"/>
            </w:pPr>
            <w:r>
              <w:t>宜居地球题集；古气候、GISTEMP、SSP及跨主题矿产数据</w:t>
            </w:r>
          </w:p>
        </w:tc>
        <w:tc>
          <w:tcPr>
            <w:tcW w:w="860" w:type="dxa"/>
            <w:vAlign w:val="center"/>
          </w:tcPr>
          <w:p w14:paraId="4AD26212">
            <w:pPr>
              <w:keepNext/>
              <w:ind w:firstLine="0"/>
              <w:jc w:val="center"/>
            </w:pPr>
            <w:r>
              <w:t>31</w:t>
            </w:r>
          </w:p>
        </w:tc>
        <w:tc>
          <w:tcPr>
            <w:tcW w:w="1060" w:type="dxa"/>
            <w:vAlign w:val="center"/>
          </w:tcPr>
          <w:p w14:paraId="04092495">
            <w:pPr>
              <w:keepNext/>
              <w:ind w:firstLine="0"/>
              <w:jc w:val="center"/>
            </w:pPr>
            <w:r>
              <w:t>16</w:t>
            </w:r>
          </w:p>
        </w:tc>
        <w:tc>
          <w:tcPr>
            <w:tcW w:w="960" w:type="dxa"/>
            <w:vAlign w:val="center"/>
          </w:tcPr>
          <w:p w14:paraId="6DCD2C03">
            <w:pPr>
              <w:keepNext/>
              <w:ind w:firstLine="0"/>
              <w:jc w:val="center"/>
            </w:pPr>
            <w:r>
              <w:t>1</w:t>
            </w:r>
          </w:p>
        </w:tc>
        <w:tc>
          <w:tcPr>
            <w:tcW w:w="960" w:type="dxa"/>
            <w:vAlign w:val="center"/>
          </w:tcPr>
          <w:p w14:paraId="731E5EA8">
            <w:pPr>
              <w:keepNext/>
              <w:ind w:firstLine="0"/>
              <w:jc w:val="center"/>
            </w:pPr>
            <w:r>
              <w:t>48</w:t>
            </w:r>
          </w:p>
        </w:tc>
      </w:tr>
      <w:tr w14:paraId="362473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80" w:type="dxa"/>
            <w:bottom w:w="70" w:type="dxa"/>
            <w:right w:w="80" w:type="dxa"/>
          </w:tblCellMar>
        </w:tblPrEx>
        <w:trPr>
          <w:cantSplit/>
          <w:jc w:val="center"/>
        </w:trPr>
        <w:tc>
          <w:tcPr>
            <w:tcW w:w="1730" w:type="dxa"/>
            <w:vAlign w:val="center"/>
          </w:tcPr>
          <w:p w14:paraId="0FCC59FB">
            <w:pPr>
              <w:keepNext/>
              <w:ind w:firstLine="0"/>
              <w:jc w:val="left"/>
            </w:pPr>
            <w:r>
              <w:t>能源资源</w:t>
            </w:r>
          </w:p>
        </w:tc>
        <w:tc>
          <w:tcPr>
            <w:tcW w:w="4518" w:type="dxa"/>
            <w:vAlign w:val="center"/>
          </w:tcPr>
          <w:p w14:paraId="2DA4BCE3">
            <w:pPr>
              <w:keepNext/>
              <w:ind w:firstLine="0"/>
              <w:jc w:val="left"/>
            </w:pPr>
            <w:r>
              <w:t>MRDS、GEM、OPSD、世界银行及人口数据</w:t>
            </w:r>
          </w:p>
        </w:tc>
        <w:tc>
          <w:tcPr>
            <w:tcW w:w="860" w:type="dxa"/>
            <w:vAlign w:val="center"/>
          </w:tcPr>
          <w:p w14:paraId="23EF2DFA">
            <w:pPr>
              <w:keepNext/>
              <w:ind w:firstLine="0"/>
              <w:jc w:val="center"/>
            </w:pPr>
            <w:r>
              <w:t>100</w:t>
            </w:r>
          </w:p>
        </w:tc>
        <w:tc>
          <w:tcPr>
            <w:tcW w:w="1060" w:type="dxa"/>
            <w:vAlign w:val="center"/>
          </w:tcPr>
          <w:p w14:paraId="29C39DAC">
            <w:pPr>
              <w:keepNext/>
              <w:ind w:firstLine="0"/>
              <w:jc w:val="center"/>
            </w:pPr>
            <w:r>
              <w:t>0</w:t>
            </w:r>
          </w:p>
        </w:tc>
        <w:tc>
          <w:tcPr>
            <w:tcW w:w="960" w:type="dxa"/>
            <w:vAlign w:val="center"/>
          </w:tcPr>
          <w:p w14:paraId="50849EC2">
            <w:pPr>
              <w:keepNext/>
              <w:ind w:firstLine="0"/>
              <w:jc w:val="center"/>
            </w:pPr>
            <w:r>
              <w:t>0</w:t>
            </w:r>
          </w:p>
        </w:tc>
        <w:tc>
          <w:tcPr>
            <w:tcW w:w="960" w:type="dxa"/>
            <w:vAlign w:val="center"/>
          </w:tcPr>
          <w:p w14:paraId="0ACB5910">
            <w:pPr>
              <w:keepNext/>
              <w:ind w:firstLine="0"/>
              <w:jc w:val="center"/>
            </w:pPr>
            <w:r>
              <w:t>100</w:t>
            </w:r>
          </w:p>
        </w:tc>
      </w:tr>
      <w:tr w14:paraId="432FAB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80" w:type="dxa"/>
            <w:bottom w:w="70" w:type="dxa"/>
            <w:right w:w="80" w:type="dxa"/>
          </w:tblCellMar>
        </w:tblPrEx>
        <w:trPr>
          <w:cantSplit/>
          <w:jc w:val="center"/>
        </w:trPr>
        <w:tc>
          <w:tcPr>
            <w:tcW w:w="1730" w:type="dxa"/>
            <w:vAlign w:val="center"/>
          </w:tcPr>
          <w:p w14:paraId="2F6E35A2">
            <w:pPr>
              <w:keepNext/>
              <w:ind w:firstLine="0"/>
              <w:jc w:val="left"/>
            </w:pPr>
            <w:r>
              <w:t>全球海洋碳循环</w:t>
            </w:r>
          </w:p>
        </w:tc>
        <w:tc>
          <w:tcPr>
            <w:tcW w:w="4518" w:type="dxa"/>
            <w:vAlign w:val="center"/>
          </w:tcPr>
          <w:p w14:paraId="320C516F">
            <w:pPr>
              <w:keepNext/>
              <w:ind w:firstLine="0"/>
              <w:jc w:val="left"/>
            </w:pPr>
            <w:r>
              <w:t>SOCAT、GLODAP、SNAPO-CO₂</w:t>
            </w:r>
          </w:p>
        </w:tc>
        <w:tc>
          <w:tcPr>
            <w:tcW w:w="860" w:type="dxa"/>
            <w:vAlign w:val="center"/>
          </w:tcPr>
          <w:p w14:paraId="1D9CD10A">
            <w:pPr>
              <w:keepNext/>
              <w:ind w:firstLine="0"/>
              <w:jc w:val="center"/>
            </w:pPr>
            <w:r>
              <w:t>100</w:t>
            </w:r>
          </w:p>
        </w:tc>
        <w:tc>
          <w:tcPr>
            <w:tcW w:w="1060" w:type="dxa"/>
            <w:vAlign w:val="center"/>
          </w:tcPr>
          <w:p w14:paraId="240C2B93">
            <w:pPr>
              <w:keepNext/>
              <w:ind w:firstLine="0"/>
              <w:jc w:val="center"/>
            </w:pPr>
            <w:r>
              <w:t>0</w:t>
            </w:r>
          </w:p>
        </w:tc>
        <w:tc>
          <w:tcPr>
            <w:tcW w:w="960" w:type="dxa"/>
            <w:vAlign w:val="center"/>
          </w:tcPr>
          <w:p w14:paraId="01F07010">
            <w:pPr>
              <w:keepNext/>
              <w:ind w:firstLine="0"/>
              <w:jc w:val="center"/>
            </w:pPr>
            <w:r>
              <w:t>0</w:t>
            </w:r>
          </w:p>
        </w:tc>
        <w:tc>
          <w:tcPr>
            <w:tcW w:w="960" w:type="dxa"/>
            <w:vAlign w:val="center"/>
          </w:tcPr>
          <w:p w14:paraId="0007B822">
            <w:pPr>
              <w:keepNext/>
              <w:ind w:firstLine="0"/>
              <w:jc w:val="center"/>
            </w:pPr>
            <w:r>
              <w:t>100</w:t>
            </w:r>
          </w:p>
        </w:tc>
      </w:tr>
      <w:tr w14:paraId="0D7CD6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80" w:type="dxa"/>
            <w:bottom w:w="70" w:type="dxa"/>
            <w:right w:w="80" w:type="dxa"/>
          </w:tblCellMar>
        </w:tblPrEx>
        <w:trPr>
          <w:cantSplit/>
          <w:jc w:val="center"/>
        </w:trPr>
        <w:tc>
          <w:tcPr>
            <w:tcW w:w="1730" w:type="dxa"/>
            <w:vAlign w:val="center"/>
          </w:tcPr>
          <w:p w14:paraId="16C69804">
            <w:pPr>
              <w:keepNext/>
              <w:ind w:firstLine="0"/>
              <w:jc w:val="left"/>
            </w:pPr>
            <w:r>
              <w:t>深时生物圈</w:t>
            </w:r>
          </w:p>
        </w:tc>
        <w:tc>
          <w:tcPr>
            <w:tcW w:w="4518" w:type="dxa"/>
            <w:vAlign w:val="center"/>
          </w:tcPr>
          <w:p w14:paraId="5BC27C9C">
            <w:pPr>
              <w:keepNext/>
              <w:ind w:firstLine="0"/>
              <w:jc w:val="left"/>
            </w:pPr>
            <w:r>
              <w:t>BioDeepTime</w:t>
            </w:r>
          </w:p>
        </w:tc>
        <w:tc>
          <w:tcPr>
            <w:tcW w:w="860" w:type="dxa"/>
            <w:vAlign w:val="center"/>
          </w:tcPr>
          <w:p w14:paraId="4F335E7D">
            <w:pPr>
              <w:keepNext/>
              <w:ind w:firstLine="0"/>
              <w:jc w:val="center"/>
            </w:pPr>
            <w:r>
              <w:t>12</w:t>
            </w:r>
          </w:p>
        </w:tc>
        <w:tc>
          <w:tcPr>
            <w:tcW w:w="1060" w:type="dxa"/>
            <w:vAlign w:val="center"/>
          </w:tcPr>
          <w:p w14:paraId="00BCB7E2">
            <w:pPr>
              <w:keepNext/>
              <w:ind w:firstLine="0"/>
              <w:jc w:val="center"/>
            </w:pPr>
            <w:r>
              <w:t>7</w:t>
            </w:r>
          </w:p>
        </w:tc>
        <w:tc>
          <w:tcPr>
            <w:tcW w:w="960" w:type="dxa"/>
            <w:vAlign w:val="center"/>
          </w:tcPr>
          <w:p w14:paraId="62E6FDBD">
            <w:pPr>
              <w:keepNext/>
              <w:ind w:firstLine="0"/>
              <w:jc w:val="center"/>
            </w:pPr>
            <w:r>
              <w:t>5</w:t>
            </w:r>
          </w:p>
        </w:tc>
        <w:tc>
          <w:tcPr>
            <w:tcW w:w="960" w:type="dxa"/>
            <w:vAlign w:val="center"/>
          </w:tcPr>
          <w:p w14:paraId="52A1350B">
            <w:pPr>
              <w:keepNext/>
              <w:ind w:firstLine="0"/>
              <w:jc w:val="center"/>
            </w:pPr>
            <w:r>
              <w:t>24</w:t>
            </w:r>
          </w:p>
        </w:tc>
      </w:tr>
      <w:tr w14:paraId="36218C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80" w:type="dxa"/>
            <w:bottom w:w="70" w:type="dxa"/>
            <w:right w:w="80" w:type="dxa"/>
          </w:tblCellMar>
        </w:tblPrEx>
        <w:trPr>
          <w:cantSplit/>
          <w:jc w:val="center"/>
        </w:trPr>
        <w:tc>
          <w:tcPr>
            <w:tcW w:w="1730" w:type="dxa"/>
            <w:vAlign w:val="center"/>
          </w:tcPr>
          <w:p w14:paraId="0931DE8F">
            <w:pPr>
              <w:keepNext/>
              <w:ind w:firstLine="0"/>
              <w:jc w:val="left"/>
            </w:pPr>
            <w:r>
              <w:t>碳捕获与封存</w:t>
            </w:r>
          </w:p>
        </w:tc>
        <w:tc>
          <w:tcPr>
            <w:tcW w:w="4518" w:type="dxa"/>
            <w:vAlign w:val="center"/>
          </w:tcPr>
          <w:p w14:paraId="5933D5BC">
            <w:pPr>
              <w:keepNext/>
              <w:ind w:firstLine="0"/>
              <w:jc w:val="left"/>
            </w:pPr>
            <w:r>
              <w:t>SCCS-OFPOSDU合成CCS-MRV数据</w:t>
            </w:r>
          </w:p>
        </w:tc>
        <w:tc>
          <w:tcPr>
            <w:tcW w:w="860" w:type="dxa"/>
            <w:vAlign w:val="center"/>
          </w:tcPr>
          <w:p w14:paraId="349B7992">
            <w:pPr>
              <w:keepNext/>
              <w:ind w:firstLine="0"/>
              <w:jc w:val="center"/>
            </w:pPr>
            <w:r>
              <w:t>12</w:t>
            </w:r>
          </w:p>
        </w:tc>
        <w:tc>
          <w:tcPr>
            <w:tcW w:w="1060" w:type="dxa"/>
            <w:vAlign w:val="center"/>
          </w:tcPr>
          <w:p w14:paraId="4B939B92">
            <w:pPr>
              <w:keepNext/>
              <w:ind w:firstLine="0"/>
              <w:jc w:val="center"/>
            </w:pPr>
            <w:r>
              <w:t>5</w:t>
            </w:r>
          </w:p>
        </w:tc>
        <w:tc>
          <w:tcPr>
            <w:tcW w:w="960" w:type="dxa"/>
            <w:vAlign w:val="center"/>
          </w:tcPr>
          <w:p w14:paraId="78C41F74">
            <w:pPr>
              <w:keepNext/>
              <w:ind w:firstLine="0"/>
              <w:jc w:val="center"/>
            </w:pPr>
            <w:r>
              <w:t>7</w:t>
            </w:r>
          </w:p>
        </w:tc>
        <w:tc>
          <w:tcPr>
            <w:tcW w:w="960" w:type="dxa"/>
            <w:vAlign w:val="center"/>
          </w:tcPr>
          <w:p w14:paraId="16F7A92B">
            <w:pPr>
              <w:keepNext/>
              <w:ind w:firstLine="0"/>
              <w:jc w:val="center"/>
            </w:pPr>
            <w:r>
              <w:t>24</w:t>
            </w:r>
          </w:p>
        </w:tc>
      </w:tr>
      <w:tr w14:paraId="55CB8C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80" w:type="dxa"/>
            <w:bottom w:w="70" w:type="dxa"/>
            <w:right w:w="80" w:type="dxa"/>
          </w:tblCellMar>
        </w:tblPrEx>
        <w:trPr>
          <w:cantSplit/>
          <w:jc w:val="center"/>
        </w:trPr>
        <w:tc>
          <w:tcPr>
            <w:tcW w:w="1730" w:type="dxa"/>
            <w:vAlign w:val="center"/>
          </w:tcPr>
          <w:p w14:paraId="400C2F22">
            <w:pPr>
              <w:keepNext/>
              <w:ind w:firstLine="0"/>
              <w:jc w:val="left"/>
            </w:pPr>
            <w:r>
              <w:t>遥感</w:t>
            </w:r>
          </w:p>
        </w:tc>
        <w:tc>
          <w:tcPr>
            <w:tcW w:w="4518" w:type="dxa"/>
            <w:vAlign w:val="center"/>
          </w:tcPr>
          <w:p w14:paraId="2E790471">
            <w:pPr>
              <w:keepNext/>
              <w:ind w:firstLine="0"/>
              <w:jc w:val="left"/>
            </w:pPr>
            <w:r>
              <w:t>Earth-Bench筛选子集</w:t>
            </w:r>
          </w:p>
        </w:tc>
        <w:tc>
          <w:tcPr>
            <w:tcW w:w="860" w:type="dxa"/>
            <w:vAlign w:val="center"/>
          </w:tcPr>
          <w:p w14:paraId="73AC3BC3">
            <w:pPr>
              <w:keepNext/>
              <w:ind w:firstLine="0"/>
              <w:jc w:val="center"/>
            </w:pPr>
            <w:r>
              <w:t>0</w:t>
            </w:r>
          </w:p>
        </w:tc>
        <w:tc>
          <w:tcPr>
            <w:tcW w:w="1060" w:type="dxa"/>
            <w:vAlign w:val="center"/>
          </w:tcPr>
          <w:p w14:paraId="317DAA71">
            <w:pPr>
              <w:keepNext/>
              <w:ind w:firstLine="0"/>
              <w:jc w:val="center"/>
            </w:pPr>
            <w:r>
              <w:t>7</w:t>
            </w:r>
          </w:p>
        </w:tc>
        <w:tc>
          <w:tcPr>
            <w:tcW w:w="960" w:type="dxa"/>
            <w:vAlign w:val="center"/>
          </w:tcPr>
          <w:p w14:paraId="3D007B9B">
            <w:pPr>
              <w:keepNext/>
              <w:ind w:firstLine="0"/>
              <w:jc w:val="center"/>
            </w:pPr>
            <w:r>
              <w:t>42</w:t>
            </w:r>
          </w:p>
        </w:tc>
        <w:tc>
          <w:tcPr>
            <w:tcW w:w="960" w:type="dxa"/>
            <w:vAlign w:val="center"/>
          </w:tcPr>
          <w:p w14:paraId="5692B8E2">
            <w:pPr>
              <w:keepNext/>
              <w:ind w:firstLine="0"/>
              <w:jc w:val="center"/>
            </w:pPr>
            <w:r>
              <w:t>49</w:t>
            </w:r>
          </w:p>
        </w:tc>
      </w:tr>
      <w:tr w14:paraId="241F6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80" w:type="dxa"/>
            <w:bottom w:w="70" w:type="dxa"/>
            <w:right w:w="80" w:type="dxa"/>
          </w:tblCellMar>
        </w:tblPrEx>
        <w:trPr>
          <w:cantSplit/>
          <w:jc w:val="center"/>
        </w:trPr>
        <w:tc>
          <w:tcPr>
            <w:tcW w:w="1730" w:type="dxa"/>
            <w:vAlign w:val="center"/>
          </w:tcPr>
          <w:p w14:paraId="7CCE28AF">
            <w:pPr>
              <w:keepNext/>
              <w:ind w:firstLine="0"/>
              <w:jc w:val="left"/>
            </w:pPr>
            <w:r>
              <w:t>自然灾害事件统计</w:t>
            </w:r>
          </w:p>
        </w:tc>
        <w:tc>
          <w:tcPr>
            <w:tcW w:w="4518" w:type="dxa"/>
            <w:vAlign w:val="center"/>
          </w:tcPr>
          <w:p w14:paraId="0BFBCF91">
            <w:pPr>
              <w:keepNext/>
              <w:ind w:firstLine="0"/>
              <w:jc w:val="left"/>
            </w:pPr>
            <w:r>
              <w:rPr>
                <w:rFonts w:hint="eastAsia"/>
              </w:rPr>
              <w:t>EM-DAT International Disaster Database</w:t>
            </w:r>
          </w:p>
        </w:tc>
        <w:tc>
          <w:tcPr>
            <w:tcW w:w="860" w:type="dxa"/>
            <w:vAlign w:val="center"/>
          </w:tcPr>
          <w:p w14:paraId="5656A93E">
            <w:pPr>
              <w:keepNext/>
              <w:ind w:firstLine="0"/>
              <w:jc w:val="center"/>
            </w:pPr>
            <w:r>
              <w:t>0</w:t>
            </w:r>
          </w:p>
        </w:tc>
        <w:tc>
          <w:tcPr>
            <w:tcW w:w="1060" w:type="dxa"/>
            <w:vAlign w:val="center"/>
          </w:tcPr>
          <w:p w14:paraId="55A798DF">
            <w:pPr>
              <w:keepNext/>
              <w:ind w:firstLine="0"/>
              <w:jc w:val="center"/>
            </w:pPr>
            <w:r>
              <w:t>55</w:t>
            </w:r>
          </w:p>
        </w:tc>
        <w:tc>
          <w:tcPr>
            <w:tcW w:w="960" w:type="dxa"/>
            <w:vAlign w:val="center"/>
          </w:tcPr>
          <w:p w14:paraId="19A08BB0">
            <w:pPr>
              <w:keepNext/>
              <w:ind w:firstLine="0"/>
              <w:jc w:val="center"/>
            </w:pPr>
            <w:r>
              <w:t>5</w:t>
            </w:r>
          </w:p>
        </w:tc>
        <w:tc>
          <w:tcPr>
            <w:tcW w:w="960" w:type="dxa"/>
            <w:vAlign w:val="center"/>
          </w:tcPr>
          <w:p w14:paraId="3F1BAF43">
            <w:pPr>
              <w:keepNext/>
              <w:ind w:firstLine="0"/>
              <w:jc w:val="center"/>
            </w:pPr>
            <w:r>
              <w:t>60</w:t>
            </w:r>
          </w:p>
        </w:tc>
      </w:tr>
      <w:tr w14:paraId="427AE1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80" w:type="dxa"/>
            <w:bottom w:w="70" w:type="dxa"/>
            <w:right w:w="80" w:type="dxa"/>
          </w:tblCellMar>
        </w:tblPrEx>
        <w:trPr>
          <w:cantSplit/>
          <w:jc w:val="center"/>
        </w:trPr>
        <w:tc>
          <w:tcPr>
            <w:tcW w:w="1730" w:type="dxa"/>
            <w:shd w:val="clear" w:color="auto" w:fill="F2F2F2"/>
            <w:vAlign w:val="center"/>
          </w:tcPr>
          <w:p w14:paraId="648E0401">
            <w:pPr>
              <w:ind w:firstLine="0"/>
              <w:jc w:val="left"/>
            </w:pPr>
            <w:r>
              <w:rPr>
                <w:b/>
              </w:rPr>
              <w:t>合计</w:t>
            </w:r>
          </w:p>
        </w:tc>
        <w:tc>
          <w:tcPr>
            <w:tcW w:w="4518" w:type="dxa"/>
            <w:shd w:val="clear" w:color="auto" w:fill="F2F2F2"/>
            <w:vAlign w:val="center"/>
          </w:tcPr>
          <w:p w14:paraId="373C85BD">
            <w:pPr>
              <w:ind w:firstLine="0"/>
              <w:jc w:val="left"/>
            </w:pPr>
          </w:p>
        </w:tc>
        <w:tc>
          <w:tcPr>
            <w:tcW w:w="860" w:type="dxa"/>
            <w:shd w:val="clear" w:color="auto" w:fill="F2F2F2"/>
            <w:vAlign w:val="center"/>
          </w:tcPr>
          <w:p w14:paraId="27E3624D">
            <w:pPr>
              <w:ind w:firstLine="0"/>
              <w:jc w:val="center"/>
            </w:pPr>
            <w:r>
              <w:rPr>
                <w:b/>
              </w:rPr>
              <w:t>424</w:t>
            </w:r>
          </w:p>
        </w:tc>
        <w:tc>
          <w:tcPr>
            <w:tcW w:w="1060" w:type="dxa"/>
            <w:shd w:val="clear" w:color="auto" w:fill="F2F2F2"/>
            <w:vAlign w:val="center"/>
          </w:tcPr>
          <w:p w14:paraId="593EF81E">
            <w:pPr>
              <w:ind w:firstLine="0"/>
              <w:jc w:val="center"/>
            </w:pPr>
            <w:r>
              <w:rPr>
                <w:b/>
              </w:rPr>
              <w:t>119</w:t>
            </w:r>
          </w:p>
        </w:tc>
        <w:tc>
          <w:tcPr>
            <w:tcW w:w="960" w:type="dxa"/>
            <w:shd w:val="clear" w:color="auto" w:fill="F2F2F2"/>
            <w:vAlign w:val="center"/>
          </w:tcPr>
          <w:p w14:paraId="5FC17010">
            <w:pPr>
              <w:ind w:firstLine="0"/>
              <w:jc w:val="center"/>
            </w:pPr>
            <w:r>
              <w:rPr>
                <w:b/>
              </w:rPr>
              <w:t>60</w:t>
            </w:r>
          </w:p>
        </w:tc>
        <w:tc>
          <w:tcPr>
            <w:tcW w:w="960" w:type="dxa"/>
            <w:shd w:val="clear" w:color="auto" w:fill="F2F2F2"/>
            <w:vAlign w:val="center"/>
          </w:tcPr>
          <w:p w14:paraId="1AF4F580">
            <w:pPr>
              <w:ind w:firstLine="0"/>
              <w:jc w:val="center"/>
            </w:pPr>
            <w:r>
              <w:rPr>
                <w:b/>
              </w:rPr>
              <w:t>603</w:t>
            </w:r>
          </w:p>
        </w:tc>
      </w:tr>
    </w:tbl>
    <w:p w14:paraId="7F204577">
      <w:pPr>
        <w:spacing w:line="20" w:lineRule="exact"/>
        <w:sectPr>
          <w:headerReference r:id="rId21" w:type="default"/>
          <w:footerReference r:id="rId22" w:type="default"/>
          <w:type w:val="continuous"/>
          <w:pgSz w:w="12240" w:h="15840"/>
          <w:pgMar w:top="1674" w:right="1076" w:bottom="1693" w:left="1076" w:header="1080" w:footer="1200" w:gutter="0"/>
          <w:cols w:space="478" w:num="1"/>
          <w:docGrid w:linePitch="360" w:charSpace="0"/>
        </w:sectPr>
      </w:pPr>
    </w:p>
    <w:p w14:paraId="1415D1AE">
      <w:pPr>
        <w:rPr>
          <w:lang w:eastAsia="zh-CN"/>
        </w:rPr>
      </w:pPr>
      <w:r>
        <w:rPr>
          <w:lang w:eastAsia="zh-CN"/>
        </w:rPr>
        <w:t>这里的“步”指一次参考工具调用，不直接等同于任务包含的科学操作数量或科学难度。例如，能源资源与海洋碳循环部分使用了封装后的任务工具，一次调用可以在工具内部完成多个处理操作。因此，按调用链长度分组，主要用于分析在当前工具封装方式下，智能体需要组织多少次工具调用；对分组结果的解释，还需结合工具接口及实际执行轨迹。</w:t>
      </w:r>
    </w:p>
    <w:p w14:paraId="2419C5F9">
      <w:pPr>
        <w:rPr>
          <w:lang w:eastAsia="zh-CN"/>
        </w:rPr>
      </w:pPr>
      <w:r>
        <w:rPr>
          <w:lang w:eastAsia="zh-CN"/>
        </w:rPr>
        <w:t>关键矿产与气候变化部分共同保留了9道跨主题任务，并分别计入两个主题。因此，603表示当前版本的评测记录数，不表示603道互不重复的问题。</w:t>
      </w:r>
    </w:p>
    <w:p w14:paraId="0BCC990F">
      <w:pPr>
        <w:pStyle w:val="4"/>
        <w:rPr>
          <w:lang w:eastAsia="zh-CN"/>
        </w:rPr>
      </w:pPr>
      <w:r>
        <w:rPr>
          <w:lang w:eastAsia="zh-CN"/>
        </w:rPr>
        <w:t>5.4 评价指标与质量控制</w:t>
      </w:r>
    </w:p>
    <w:p w14:paraId="43187F62">
      <w:pPr>
        <w:rPr>
          <w:lang w:eastAsia="zh-CN"/>
        </w:rPr>
      </w:pPr>
      <w:r>
        <w:rPr>
          <w:lang w:eastAsia="zh-CN"/>
        </w:rPr>
        <w:t>本文采用最终答案正确性得分（Final Answer Score，FAS）评价任务结果，单题得分取值为0至1，并保留部分匹配得分。评分依据答案类型分别处理：选择题比较规范化后的选项，日期与标识符进行对应匹配，单数值结果按数值容差比较，多数值与多项文本结果依据匹配情况计算得分，结构化答案则比较相应字段。空答案记为0分。</w:t>
      </w:r>
    </w:p>
    <w:p w14:paraId="1DDBAF84">
      <w:pPr>
        <w:keepNext/>
        <w:rPr>
          <w:lang w:eastAsia="zh-CN"/>
        </w:rPr>
      </w:pPr>
      <w:r>
        <w:rPr>
          <w:lang w:eastAsia="zh-CN"/>
        </w:rPr>
        <w:t>对于包含N条任务的评测范围，平均FAS定义为：</w:t>
      </w:r>
    </w:p>
    <w:p w14:paraId="0FE9176C">
      <w:pPr>
        <w:keepNext/>
        <w:spacing w:before="80" w:after="80" w:line="300" w:lineRule="atLeast"/>
        <w:ind w:firstLine="0"/>
        <w:jc w:val="center"/>
      </w:pPr>
      <m:oMathPara>
        <m:oMathParaPr>
          <m:jc m:val="center"/>
        </m:oMathParaPr>
        <m:oMath>
          <m:bar>
            <m:barPr>
              <m:pos m:val="top"/>
              <m:ctrlPr>
                <w:rPr>
                  <w:rFonts w:ascii="Cambria Math" w:hAnsi="Cambria Math"/>
                </w:rPr>
              </m:ctrlPr>
            </m:barPr>
            <m:e>
              <m:r>
                <m:rPr>
                  <m:sty m:val="p"/>
                </m:rPr>
                <w:rPr>
                  <w:rFonts w:ascii="Cambria Math" w:hAnsi="Cambria Math"/>
                  <w:sz w:val="20"/>
                </w:rPr>
                <m:t>FAS</m:t>
              </m:r>
              <m:ctrlPr>
                <w:rPr>
                  <w:rFonts w:ascii="Cambria Math" w:hAnsi="Cambria Math"/>
                </w:rPr>
              </m:ctrlPr>
            </m:e>
          </m:bar>
          <m:r>
            <m:rPr/>
            <w:rPr>
              <w:rFonts w:ascii="Cambria Math" w:hAnsi="Cambria Math"/>
              <w:sz w:val="20"/>
            </w:rPr>
            <m:t>=</m:t>
          </m:r>
          <m:f>
            <m:fPr>
              <m:ctrlPr>
                <w:rPr>
                  <w:rFonts w:ascii="Cambria Math" w:hAnsi="Cambria Math"/>
                </w:rPr>
              </m:ctrlPr>
            </m:fPr>
            <m:num>
              <m:r>
                <m:rPr/>
                <w:rPr>
                  <w:rFonts w:ascii="Cambria Math" w:hAnsi="Cambria Math"/>
                  <w:sz w:val="20"/>
                </w:rPr>
                <m:t>1</m:t>
              </m:r>
              <m:ctrlPr>
                <w:rPr>
                  <w:rFonts w:ascii="Cambria Math" w:hAnsi="Cambria Math"/>
                </w:rPr>
              </m:ctrlPr>
            </m:num>
            <m:den>
              <m:r>
                <m:rPr/>
                <w:rPr>
                  <w:rFonts w:ascii="Cambria Math" w:hAnsi="Cambria Math"/>
                  <w:sz w:val="20"/>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sz w:val="20"/>
                </w:rPr>
                <m:t>i=1</m:t>
              </m:r>
              <m:ctrlPr>
                <w:rPr>
                  <w:rFonts w:ascii="Cambria Math" w:hAnsi="Cambria Math"/>
                </w:rPr>
              </m:ctrlPr>
            </m:sub>
            <m:sup>
              <m:r>
                <m:rPr/>
                <w:rPr>
                  <w:rFonts w:ascii="Cambria Math" w:hAnsi="Cambria Math"/>
                  <w:sz w:val="20"/>
                </w:rPr>
                <m:t>N</m:t>
              </m:r>
              <m:ctrlPr>
                <w:rPr>
                  <w:rFonts w:ascii="Cambria Math" w:hAnsi="Cambria Math"/>
                </w:rPr>
              </m:ctrlPr>
            </m:sup>
            <m:e>
              <m:sSub>
                <m:sSubPr>
                  <m:ctrlPr>
                    <w:rPr>
                      <w:rFonts w:ascii="Cambria Math" w:hAnsi="Cambria Math"/>
                    </w:rPr>
                  </m:ctrlPr>
                </m:sSubPr>
                <m:e>
                  <m:r>
                    <m:rPr>
                      <m:sty m:val="p"/>
                    </m:rPr>
                    <w:rPr>
                      <w:rFonts w:ascii="Cambria Math" w:hAnsi="Cambria Math"/>
                      <w:sz w:val="20"/>
                    </w:rPr>
                    <m:t>FAS</m:t>
                  </m:r>
                  <m:ctrlPr>
                    <w:rPr>
                      <w:rFonts w:ascii="Cambria Math" w:hAnsi="Cambria Math"/>
                    </w:rPr>
                  </m:ctrlPr>
                </m:e>
                <m:sub>
                  <m:r>
                    <m:rPr/>
                    <w:rPr>
                      <w:rFonts w:ascii="Cambria Math" w:hAnsi="Cambria Math"/>
                      <w:sz w:val="20"/>
                    </w:rPr>
                    <m:t>i</m:t>
                  </m:r>
                  <m:ctrlPr>
                    <w:rPr>
                      <w:rFonts w:ascii="Cambria Math" w:hAnsi="Cambria Math"/>
                    </w:rPr>
                  </m:ctrlPr>
                </m:sub>
              </m:sSub>
              <m:ctrlPr>
                <w:rPr>
                  <w:rFonts w:ascii="Cambria Math" w:hAnsi="Cambria Math"/>
                </w:rPr>
              </m:ctrlPr>
            </m:e>
          </m:nary>
        </m:oMath>
      </m:oMathPara>
    </w:p>
    <w:p w14:paraId="7C34541C">
      <w:pPr>
        <w:rPr>
          <w:lang w:eastAsia="zh-CN"/>
        </w:rPr>
      </w:pPr>
      <w:r>
        <w:rPr>
          <w:lang w:eastAsia="zh-CN"/>
        </w:rPr>
        <w:t>主实验取N=603，各领域及链长分组在对应任务范围内计算平均值，失败任务保留在统计中。该指标为任务级微平均得分，与按领域等权计算的宏平均以及满分任务占比有所区别。</w:t>
      </w:r>
    </w:p>
    <w:p w14:paraId="7E8BBA1E">
      <w:pPr>
        <w:rPr>
          <w:lang w:eastAsia="zh-CN"/>
        </w:rPr>
      </w:pPr>
      <w:r>
        <w:rPr>
          <w:lang w:eastAsia="zh-CN"/>
        </w:rPr>
        <w:t>质量控制围绕来源追溯、记录完整性、参考调用一致性及样例执行检查展开。构建材料保留源题目或数据定位信息，并检查题目字段、工具名称及调用明细之间的对应关系；数据派生任务通过计算脚本和相关中间结果提供复算依据，已有问答任务保留来源答案用于对照。执行样例用于检查数据读取与工具调用是否符合预期，其验证范围与全量任务的最终答案评价分别记录。</w:t>
      </w:r>
    </w:p>
    <w:p w14:paraId="51700C28">
      <w:pPr>
        <w:rPr>
          <w:lang w:eastAsia="zh-CN"/>
        </w:rPr>
      </w:pPr>
      <w:r>
        <w:rPr>
          <w:lang w:eastAsia="zh-CN"/>
        </w:rPr>
        <w:t>最终答案得分与执行过程分析分别报告。FAS用于衡量输出与参考结果的符合程度；操作选择、输入绑定和中间产物使用，则需要结合实际调用参数、工具输出及执行轨迹分析。参考调用链用于提供对照，不将与参考顺序不同但有效的实现直接判定为错误。</w:t>
      </w:r>
    </w:p>
    <w:p w14:paraId="528F2CBA">
      <w:pPr>
        <w:pStyle w:val="3"/>
        <w:rPr>
          <w:lang w:eastAsia="zh-CN"/>
        </w:rPr>
      </w:pPr>
      <w:r>
        <w:rPr>
          <w:lang w:eastAsia="zh-CN"/>
        </w:rPr>
        <w:t>6 实验</w:t>
      </w:r>
    </w:p>
    <w:p w14:paraId="59B3BF60">
      <w:pPr>
        <w:rPr>
          <w:lang w:eastAsia="zh-CN"/>
        </w:rPr>
      </w:pPr>
      <w:r>
        <w:rPr>
          <w:lang w:eastAsia="zh-CN"/>
        </w:rPr>
        <w:t>本节通过基线比较与消融实验，评估AgentGS的整体性能及各模块的贡献；同时，通过测试已有能力的新组合，以及实现相同能力的工具替换，考察系统的泛化能力，并分析运行成本。最后，结合具体执行案例，分析性能差异及任务失败的原因。</w:t>
      </w:r>
    </w:p>
    <w:p w14:paraId="5FC19D9D">
      <w:pPr>
        <w:pStyle w:val="4"/>
        <w:rPr>
          <w:lang w:eastAsia="zh-CN"/>
        </w:rPr>
      </w:pPr>
      <w:r>
        <w:rPr>
          <w:lang w:eastAsia="zh-CN"/>
        </w:rPr>
        <w:t>6.1 任务与实验设置</w:t>
      </w:r>
    </w:p>
    <w:p w14:paraId="21C884C7">
      <w:pPr>
        <w:rPr>
          <w:lang w:eastAsia="zh-CN"/>
        </w:rPr>
      </w:pPr>
      <w:r>
        <w:rPr>
          <w:b/>
          <w:bCs/>
          <w:lang w:eastAsia="zh-CN"/>
        </w:rPr>
        <w:t xml:space="preserve">评测数据与范围。 </w:t>
      </w:r>
      <w:r>
        <w:rPr>
          <w:lang w:eastAsia="zh-CN"/>
        </w:rPr>
        <w:t>主实验在GeoToolEval的全部603道任务上进行，消融实验使用其中57道任务构成的固定子集。GeoToolEval上的实验均采用第5.4节定义的FAS评价最终答案，并在各自评测范围内计算平均得分，失败任务不予剔除。为分析不同流程复杂度下的表现，主实验进一步按参考工具调用链长度分组报告结果；消融子集的组成见第6.4节。</w:t>
      </w:r>
    </w:p>
    <w:p w14:paraId="249A799F">
      <w:pPr>
        <w:rPr>
          <w:lang w:eastAsia="zh-CN"/>
        </w:rPr>
      </w:pPr>
      <w:r>
        <w:rPr>
          <w:rStyle w:val="135"/>
          <w:lang w:eastAsia="zh-CN"/>
        </w:rPr>
        <w:t>运行配置。</w:t>
      </w:r>
      <w:r>
        <w:rPr>
          <w:lang w:eastAsia="zh-CN"/>
        </w:rPr>
        <w:t xml:space="preserve"> 本文以GPT</w:t>
      </w:r>
      <w:r>
        <w:rPr>
          <w:lang w:eastAsia="zh-CN"/>
        </w:rPr>
        <w:noBreakHyphen/>
      </w:r>
      <w:r>
        <w:rPr>
          <w:lang w:eastAsia="zh-CN"/>
        </w:rPr>
        <w:t>5.6 Terra为底座模型，基于AgentGS首次完整运行全部603道任务的原始记录统计结果，保留部分得分与失败任务。</w:t>
      </w:r>
    </w:p>
    <w:p w14:paraId="55388C7F">
      <w:pPr>
        <w:rPr>
          <w:lang w:eastAsia="zh-CN"/>
        </w:rPr>
      </w:pPr>
      <w:r>
        <w:rPr>
          <w:rStyle w:val="135"/>
          <w:lang w:eastAsia="zh-CN"/>
        </w:rPr>
        <w:t>基线设置。</w:t>
      </w:r>
      <w:r>
        <w:rPr>
          <w:lang w:eastAsia="zh-CN"/>
        </w:rPr>
        <w:t xml:space="preserve"> 本文选取科学智能体和语言模型两类基线。科学智能体基线包括GeoAgent和EarthAgent，二者与AgentGS均采用GPT-5.6 Terra作为底座模型，用于比较相同底座模型下不同智能体系统的任务处理表现。语言模型基线包括DeepSeek V4 Pro、GPT-5.6 Terra、GPT-5.4、Qwen-Plus和GeoGPT，用于比较语言模型直接作答与智能体借助工具完成任务时的表现。                              </w:t>
      </w:r>
    </w:p>
    <w:p w14:paraId="7572C5C4">
      <w:pPr>
        <w:pStyle w:val="4"/>
      </w:pPr>
      <w:r>
        <w:t>6.2 主实验与Baseline比较</w:t>
      </w:r>
    </w:p>
    <w:p w14:paraId="4F19E40B">
      <w:pPr>
        <w:rPr>
          <w:lang w:eastAsia="zh-CN"/>
        </w:rPr>
      </w:pPr>
      <w:r>
        <w:t>表2汇总了AgentGS与各基线的平均FAS</w:t>
      </w:r>
      <w:r>
        <w:rPr>
          <w:lang w:eastAsia="zh-CN"/>
        </w:rPr>
        <w:t>，</w:t>
      </w:r>
      <w:r>
        <w:t>AgentGS取得0.</w:t>
      </w:r>
      <w:r>
        <w:rPr>
          <w:rFonts w:hint="eastAsia"/>
          <w:lang w:eastAsia="zh-CN"/>
        </w:rPr>
        <w:t>8731</w:t>
      </w:r>
      <w:r>
        <w:t>的平均FAS，高于GeoAgent的0.7804。AgentGS的平均FAS高于相同底座模型GPT</w:t>
      </w:r>
      <w:r>
        <w:noBreakHyphen/>
      </w:r>
      <w:r>
        <w:t>5.6 Terra直接作答的0.3137，也高于其他语言模型基线。</w:t>
      </w:r>
      <w:r>
        <w:rPr>
          <w:lang w:eastAsia="zh-CN"/>
        </w:rPr>
        <w:t>下文结合任务分层与消融实验，进一步分析不同任务上的表现及能力组合、超图补全和执行机制的贡献。</w:t>
      </w:r>
    </w:p>
    <w:p w14:paraId="2F4E4CF1">
      <w:pPr>
        <w:pStyle w:val="15"/>
        <w:keepNext/>
      </w:pPr>
      <w:r>
        <w:t>表2 AgentGS与基线方法在GeoToolEval上的比较。平均FAS按全部603道任务的逐题得分计算。</w:t>
      </w:r>
    </w:p>
    <w:tbl>
      <w:tblPr>
        <w:tblStyle w:val="34"/>
        <w:tblW w:w="4805" w:type="dxa"/>
        <w:jc w:val="center"/>
        <w:tblBorders>
          <w:top w:val="single" w:color="444444" w:sz="8" w:space="0"/>
          <w:left w:val="none" w:color="auto" w:sz="0" w:space="0"/>
          <w:bottom w:val="single" w:color="444444" w:sz="8" w:space="0"/>
          <w:right w:val="none" w:color="auto" w:sz="0" w:space="0"/>
          <w:insideH w:val="none" w:color="auto" w:sz="0" w:space="0"/>
          <w:insideV w:val="none" w:color="auto" w:sz="0" w:space="0"/>
        </w:tblBorders>
        <w:tblLayout w:type="fixed"/>
        <w:tblCellMar>
          <w:top w:w="65" w:type="dxa"/>
          <w:left w:w="80" w:type="dxa"/>
          <w:bottom w:w="65" w:type="dxa"/>
          <w:right w:w="80" w:type="dxa"/>
        </w:tblCellMar>
      </w:tblPr>
      <w:tblGrid>
        <w:gridCol w:w="3305"/>
        <w:gridCol w:w="1500"/>
      </w:tblGrid>
      <w:tr w14:paraId="66293C20">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tblHeader/>
          <w:jc w:val="center"/>
        </w:trPr>
        <w:tc>
          <w:tcPr>
            <w:tcW w:w="3305" w:type="dxa"/>
            <w:tcBorders>
              <w:bottom w:val="single" w:color="000000" w:sz="4" w:space="0"/>
            </w:tcBorders>
            <w:tcMar>
              <w:top w:w="30" w:type="dxa"/>
              <w:left w:w="40" w:type="dxa"/>
              <w:bottom w:w="30" w:type="dxa"/>
              <w:right w:w="40" w:type="dxa"/>
            </w:tcMar>
            <w:vAlign w:val="center"/>
          </w:tcPr>
          <w:p w14:paraId="69EA964F">
            <w:pPr>
              <w:pStyle w:val="175"/>
              <w:keepNext/>
              <w:jc w:val="center"/>
            </w:pPr>
            <w:r>
              <w:rPr>
                <w:b/>
              </w:rPr>
              <w:t>方法</w:t>
            </w:r>
          </w:p>
        </w:tc>
        <w:tc>
          <w:tcPr>
            <w:tcW w:w="1500" w:type="dxa"/>
            <w:tcBorders>
              <w:bottom w:val="single" w:color="000000" w:sz="4" w:space="0"/>
            </w:tcBorders>
            <w:tcMar>
              <w:top w:w="30" w:type="dxa"/>
              <w:left w:w="40" w:type="dxa"/>
              <w:bottom w:w="30" w:type="dxa"/>
              <w:right w:w="40" w:type="dxa"/>
            </w:tcMar>
            <w:vAlign w:val="center"/>
          </w:tcPr>
          <w:p w14:paraId="67954FF4">
            <w:pPr>
              <w:pStyle w:val="175"/>
              <w:keepNext/>
              <w:jc w:val="center"/>
            </w:pPr>
            <w:r>
              <w:rPr>
                <w:b/>
              </w:rPr>
              <w:t>平均FAS</w:t>
            </w:r>
          </w:p>
        </w:tc>
      </w:tr>
      <w:tr w14:paraId="495009EF">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3305" w:type="dxa"/>
            <w:tcMar>
              <w:top w:w="30" w:type="dxa"/>
              <w:left w:w="40" w:type="dxa"/>
              <w:bottom w:w="30" w:type="dxa"/>
              <w:right w:w="40" w:type="dxa"/>
            </w:tcMar>
            <w:vAlign w:val="center"/>
          </w:tcPr>
          <w:p w14:paraId="56F47476">
            <w:pPr>
              <w:pStyle w:val="175"/>
              <w:keepNext/>
              <w:jc w:val="center"/>
            </w:pPr>
            <w:r>
              <w:t>AgentGS</w:t>
            </w:r>
            <w:r>
              <w:rPr>
                <w:lang w:eastAsia="zh-CN"/>
              </w:rPr>
              <w:t>(</w:t>
            </w:r>
            <w:r>
              <w:t>GPT‑5.6 Terra</w:t>
            </w:r>
            <w:r>
              <w:rPr>
                <w:lang w:eastAsia="zh-CN"/>
              </w:rPr>
              <w:t>)</w:t>
            </w:r>
          </w:p>
        </w:tc>
        <w:tc>
          <w:tcPr>
            <w:tcW w:w="1500" w:type="dxa"/>
            <w:tcMar>
              <w:top w:w="30" w:type="dxa"/>
              <w:left w:w="40" w:type="dxa"/>
              <w:bottom w:w="30" w:type="dxa"/>
              <w:right w:w="40" w:type="dxa"/>
            </w:tcMar>
            <w:vAlign w:val="center"/>
          </w:tcPr>
          <w:p w14:paraId="7B24AEBA">
            <w:pPr>
              <w:pStyle w:val="175"/>
              <w:keepNext/>
              <w:jc w:val="center"/>
              <w:rPr>
                <w:rFonts w:hint="eastAsia"/>
              </w:rPr>
            </w:pPr>
            <w:r>
              <w:t>0.</w:t>
            </w:r>
            <w:r>
              <w:rPr>
                <w:lang w:eastAsia="zh-CN"/>
              </w:rPr>
              <w:t>8</w:t>
            </w:r>
            <w:r>
              <w:rPr>
                <w:rFonts w:hint="eastAsia"/>
                <w:lang w:eastAsia="zh-CN"/>
              </w:rPr>
              <w:t>731</w:t>
            </w:r>
          </w:p>
        </w:tc>
      </w:tr>
      <w:tr w14:paraId="751F4251">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3305" w:type="dxa"/>
            <w:tcMar>
              <w:top w:w="30" w:type="dxa"/>
              <w:left w:w="40" w:type="dxa"/>
              <w:bottom w:w="30" w:type="dxa"/>
              <w:right w:w="40" w:type="dxa"/>
            </w:tcMar>
            <w:vAlign w:val="center"/>
          </w:tcPr>
          <w:p w14:paraId="1E99F31D">
            <w:pPr>
              <w:pStyle w:val="175"/>
              <w:keepNext/>
              <w:jc w:val="center"/>
            </w:pPr>
            <w:r>
              <w:t>GeoAgent</w:t>
            </w:r>
            <w:r>
              <w:rPr>
                <w:lang w:eastAsia="zh-CN"/>
              </w:rPr>
              <w:t>(</w:t>
            </w:r>
            <w:r>
              <w:t>GPT‑5.6 Terra</w:t>
            </w:r>
            <w:r>
              <w:rPr>
                <w:lang w:eastAsia="zh-CN"/>
              </w:rPr>
              <w:t>)</w:t>
            </w:r>
          </w:p>
        </w:tc>
        <w:tc>
          <w:tcPr>
            <w:tcW w:w="1500" w:type="dxa"/>
            <w:tcMar>
              <w:top w:w="30" w:type="dxa"/>
              <w:left w:w="40" w:type="dxa"/>
              <w:bottom w:w="30" w:type="dxa"/>
              <w:right w:w="40" w:type="dxa"/>
            </w:tcMar>
            <w:vAlign w:val="center"/>
          </w:tcPr>
          <w:p w14:paraId="1310587C">
            <w:pPr>
              <w:pStyle w:val="175"/>
              <w:keepNext/>
              <w:jc w:val="center"/>
            </w:pPr>
            <w:r>
              <w:t>0.7804</w:t>
            </w:r>
          </w:p>
        </w:tc>
      </w:tr>
      <w:tr w14:paraId="4FD172D3">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3305" w:type="dxa"/>
            <w:tcMar>
              <w:top w:w="30" w:type="dxa"/>
              <w:left w:w="40" w:type="dxa"/>
              <w:bottom w:w="30" w:type="dxa"/>
              <w:right w:w="40" w:type="dxa"/>
            </w:tcMar>
            <w:vAlign w:val="center"/>
          </w:tcPr>
          <w:p w14:paraId="4B40233F">
            <w:pPr>
              <w:pStyle w:val="175"/>
              <w:keepNext/>
              <w:jc w:val="center"/>
            </w:pPr>
            <w:r>
              <w:rPr>
                <w:lang w:eastAsia="zh-CN"/>
              </w:rPr>
              <w:t>EarthAgent(</w:t>
            </w:r>
            <w:r>
              <w:t>GPT‑5.6 Terra</w:t>
            </w:r>
            <w:r>
              <w:rPr>
                <w:lang w:eastAsia="zh-CN"/>
              </w:rPr>
              <w:t>)</w:t>
            </w:r>
          </w:p>
        </w:tc>
        <w:tc>
          <w:tcPr>
            <w:tcW w:w="1500" w:type="dxa"/>
            <w:tcMar>
              <w:top w:w="30" w:type="dxa"/>
              <w:left w:w="40" w:type="dxa"/>
              <w:bottom w:w="30" w:type="dxa"/>
              <w:right w:w="40" w:type="dxa"/>
            </w:tcMar>
            <w:vAlign w:val="center"/>
          </w:tcPr>
          <w:p w14:paraId="7695119C">
            <w:pPr>
              <w:pStyle w:val="175"/>
              <w:keepNext/>
              <w:jc w:val="center"/>
            </w:pPr>
            <w:r>
              <w:rPr>
                <w:lang w:eastAsia="zh-CN"/>
              </w:rPr>
              <w:t>0.0862</w:t>
            </w:r>
          </w:p>
        </w:tc>
      </w:tr>
      <w:tr w14:paraId="41ABBB8F">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3305" w:type="dxa"/>
            <w:tcMar>
              <w:top w:w="30" w:type="dxa"/>
              <w:left w:w="40" w:type="dxa"/>
              <w:bottom w:w="30" w:type="dxa"/>
              <w:right w:w="40" w:type="dxa"/>
            </w:tcMar>
            <w:vAlign w:val="center"/>
          </w:tcPr>
          <w:p w14:paraId="312EEAE2">
            <w:pPr>
              <w:pStyle w:val="175"/>
              <w:keepNext/>
              <w:jc w:val="center"/>
            </w:pPr>
            <w:r>
              <w:t>DeepSeek V4 Pro</w:t>
            </w:r>
          </w:p>
        </w:tc>
        <w:tc>
          <w:tcPr>
            <w:tcW w:w="1500" w:type="dxa"/>
            <w:tcMar>
              <w:top w:w="30" w:type="dxa"/>
              <w:left w:w="40" w:type="dxa"/>
              <w:bottom w:w="30" w:type="dxa"/>
              <w:right w:w="40" w:type="dxa"/>
            </w:tcMar>
            <w:vAlign w:val="center"/>
          </w:tcPr>
          <w:p w14:paraId="6FF5BEF5">
            <w:pPr>
              <w:pStyle w:val="175"/>
              <w:keepNext/>
              <w:jc w:val="center"/>
            </w:pPr>
            <w:r>
              <w:t>0.5162</w:t>
            </w:r>
          </w:p>
        </w:tc>
      </w:tr>
      <w:tr w14:paraId="5EBFDB10">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3305" w:type="dxa"/>
            <w:tcMar>
              <w:top w:w="30" w:type="dxa"/>
              <w:left w:w="40" w:type="dxa"/>
              <w:bottom w:w="30" w:type="dxa"/>
              <w:right w:w="40" w:type="dxa"/>
            </w:tcMar>
            <w:vAlign w:val="center"/>
          </w:tcPr>
          <w:p w14:paraId="74472ED8">
            <w:pPr>
              <w:pStyle w:val="175"/>
              <w:keepNext/>
              <w:jc w:val="center"/>
            </w:pPr>
            <w:r>
              <w:t>GPT‑5.6 Terra</w:t>
            </w:r>
          </w:p>
        </w:tc>
        <w:tc>
          <w:tcPr>
            <w:tcW w:w="1500" w:type="dxa"/>
            <w:tcMar>
              <w:top w:w="30" w:type="dxa"/>
              <w:left w:w="40" w:type="dxa"/>
              <w:bottom w:w="30" w:type="dxa"/>
              <w:right w:w="40" w:type="dxa"/>
            </w:tcMar>
            <w:vAlign w:val="center"/>
          </w:tcPr>
          <w:p w14:paraId="69DD02C3">
            <w:pPr>
              <w:pStyle w:val="175"/>
              <w:keepNext/>
              <w:jc w:val="center"/>
            </w:pPr>
            <w:r>
              <w:t>0.3137</w:t>
            </w:r>
          </w:p>
        </w:tc>
      </w:tr>
      <w:tr w14:paraId="5C7A51EE">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3305" w:type="dxa"/>
            <w:tcMar>
              <w:top w:w="30" w:type="dxa"/>
              <w:left w:w="40" w:type="dxa"/>
              <w:bottom w:w="30" w:type="dxa"/>
              <w:right w:w="40" w:type="dxa"/>
            </w:tcMar>
            <w:vAlign w:val="center"/>
          </w:tcPr>
          <w:p w14:paraId="0143E80E">
            <w:pPr>
              <w:pStyle w:val="175"/>
              <w:keepNext/>
              <w:jc w:val="center"/>
            </w:pPr>
            <w:r>
              <w:t>GPT‑5.4</w:t>
            </w:r>
          </w:p>
        </w:tc>
        <w:tc>
          <w:tcPr>
            <w:tcW w:w="1500" w:type="dxa"/>
            <w:tcMar>
              <w:top w:w="30" w:type="dxa"/>
              <w:left w:w="40" w:type="dxa"/>
              <w:bottom w:w="30" w:type="dxa"/>
              <w:right w:w="40" w:type="dxa"/>
            </w:tcMar>
            <w:vAlign w:val="center"/>
          </w:tcPr>
          <w:p w14:paraId="252A2280">
            <w:pPr>
              <w:pStyle w:val="175"/>
              <w:keepNext/>
              <w:jc w:val="center"/>
            </w:pPr>
            <w:r>
              <w:t>0.3069</w:t>
            </w:r>
          </w:p>
        </w:tc>
      </w:tr>
      <w:tr w14:paraId="300B710C">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3305" w:type="dxa"/>
            <w:tcMar>
              <w:top w:w="30" w:type="dxa"/>
              <w:left w:w="40" w:type="dxa"/>
              <w:bottom w:w="30" w:type="dxa"/>
              <w:right w:w="40" w:type="dxa"/>
            </w:tcMar>
            <w:vAlign w:val="center"/>
          </w:tcPr>
          <w:p w14:paraId="5BA5FD1A">
            <w:pPr>
              <w:pStyle w:val="175"/>
              <w:keepNext/>
              <w:jc w:val="center"/>
            </w:pPr>
            <w:r>
              <w:rPr>
                <w:lang w:eastAsia="zh-CN"/>
              </w:rPr>
              <w:t>Qwen-Plus</w:t>
            </w:r>
          </w:p>
        </w:tc>
        <w:tc>
          <w:tcPr>
            <w:tcW w:w="1500" w:type="dxa"/>
            <w:tcMar>
              <w:top w:w="30" w:type="dxa"/>
              <w:left w:w="40" w:type="dxa"/>
              <w:bottom w:w="30" w:type="dxa"/>
              <w:right w:w="40" w:type="dxa"/>
            </w:tcMar>
            <w:vAlign w:val="center"/>
          </w:tcPr>
          <w:p w14:paraId="09EBA451">
            <w:pPr>
              <w:pStyle w:val="175"/>
              <w:keepNext/>
              <w:jc w:val="center"/>
            </w:pPr>
            <w:r>
              <w:rPr>
                <w:lang w:eastAsia="zh-CN"/>
              </w:rPr>
              <w:t>0.2918</w:t>
            </w:r>
          </w:p>
        </w:tc>
      </w:tr>
      <w:tr w14:paraId="30C17ABD">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3305" w:type="dxa"/>
            <w:tcMar>
              <w:top w:w="30" w:type="dxa"/>
              <w:left w:w="40" w:type="dxa"/>
              <w:bottom w:w="30" w:type="dxa"/>
              <w:right w:w="40" w:type="dxa"/>
            </w:tcMar>
            <w:vAlign w:val="center"/>
          </w:tcPr>
          <w:p w14:paraId="41FCA6FC">
            <w:pPr>
              <w:pStyle w:val="175"/>
              <w:keepNext/>
              <w:jc w:val="center"/>
            </w:pPr>
            <w:r>
              <w:rPr>
                <w:lang w:eastAsia="zh-CN"/>
              </w:rPr>
              <w:t>GeoGPT</w:t>
            </w:r>
          </w:p>
        </w:tc>
        <w:tc>
          <w:tcPr>
            <w:tcW w:w="1500" w:type="dxa"/>
            <w:tcMar>
              <w:top w:w="30" w:type="dxa"/>
              <w:left w:w="40" w:type="dxa"/>
              <w:bottom w:w="30" w:type="dxa"/>
              <w:right w:w="40" w:type="dxa"/>
            </w:tcMar>
            <w:vAlign w:val="center"/>
          </w:tcPr>
          <w:p w14:paraId="149EF248">
            <w:pPr>
              <w:pStyle w:val="175"/>
              <w:jc w:val="center"/>
            </w:pPr>
            <w:r>
              <w:rPr>
                <w:lang w:eastAsia="zh-CN"/>
              </w:rPr>
              <w:t>0.2500</w:t>
            </w:r>
          </w:p>
        </w:tc>
      </w:tr>
    </w:tbl>
    <w:p w14:paraId="098E828D"/>
    <w:p w14:paraId="3B32FF30">
      <w:pPr>
        <w:rPr>
          <w:lang w:eastAsia="zh-CN"/>
        </w:rPr>
        <w:sectPr>
          <w:headerReference r:id="rId23" w:type="default"/>
          <w:footerReference r:id="rId24" w:type="default"/>
          <w:type w:val="continuous"/>
          <w:pgSz w:w="12240" w:h="15840"/>
          <w:pgMar w:top="1674" w:right="1076" w:bottom="1693" w:left="1076" w:header="1080" w:footer="1200" w:gutter="0"/>
          <w:cols w:space="478" w:num="2"/>
          <w:docGrid w:linePitch="360" w:charSpace="0"/>
        </w:sectPr>
      </w:pPr>
      <w:r>
        <w:rPr>
          <w:rStyle w:val="135"/>
          <w:lang w:eastAsia="zh-CN"/>
        </w:rPr>
        <w:t>任务复杂度与领域差异。</w:t>
      </w:r>
      <w:r>
        <w:rPr>
          <w:lang w:eastAsia="zh-CN"/>
        </w:rPr>
        <w:t xml:space="preserve"> 按参考调用链长度划分，AgentGS在单步、2—3步及至少4步任务上的平均FAS分别为0.9</w:t>
      </w:r>
      <w:r>
        <w:rPr>
          <w:rFonts w:hint="eastAsia"/>
          <w:lang w:eastAsia="zh-CN"/>
        </w:rPr>
        <w:t>425</w:t>
      </w:r>
      <w:r>
        <w:rPr>
          <w:lang w:eastAsia="zh-CN"/>
        </w:rPr>
        <w:t>、0.7</w:t>
      </w:r>
      <w:r>
        <w:rPr>
          <w:rFonts w:hint="eastAsia"/>
          <w:lang w:eastAsia="zh-CN"/>
        </w:rPr>
        <w:t>557</w:t>
      </w:r>
      <w:r>
        <w:rPr>
          <w:lang w:eastAsia="zh-CN"/>
        </w:rPr>
        <w:t>和0.</w:t>
      </w:r>
      <w:r>
        <w:rPr>
          <w:rFonts w:hint="eastAsia"/>
          <w:lang w:eastAsia="zh-CN"/>
        </w:rPr>
        <w:t>6167</w:t>
      </w:r>
      <w:r>
        <w:rPr>
          <w:lang w:eastAsia="zh-CN"/>
        </w:rPr>
        <w:t>。不同领域的结果见图5。由于长链任务较多集中于遥感领域，链长与领域因素存在重叠，需结合两类分组结果分析性能差异。</w:t>
      </w:r>
    </w:p>
    <w:p w14:paraId="2E74B579">
      <w:pPr>
        <w:pStyle w:val="15"/>
        <w:keepLines/>
        <w:sectPr>
          <w:headerReference r:id="rId25" w:type="default"/>
          <w:footerReference r:id="rId26" w:type="default"/>
          <w:type w:val="continuous"/>
          <w:pgSz w:w="12240" w:h="15840"/>
          <w:pgMar w:top="1674" w:right="1076" w:bottom="1693" w:left="1076" w:header="1080" w:footer="1200" w:gutter="0"/>
          <w:cols w:space="478" w:num="1"/>
          <w:docGrid w:linePitch="360" w:charSpace="0"/>
        </w:sectPr>
      </w:pPr>
      <w:r>
        <w:rPr>
          <w:rStyle w:val="135"/>
          <w:bCs w:val="0"/>
        </w:rPr>
        <w:drawing>
          <wp:inline distT="0" distB="0" distL="114300" distR="114300">
            <wp:extent cx="6373495" cy="2092960"/>
            <wp:effectExtent l="0" t="0" r="8255" b="2540"/>
            <wp:docPr id="3" name="图片 3" descr="实验数据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实验数据图.drawio"/>
                    <pic:cNvPicPr>
                      <a:picLocks noChangeAspect="1"/>
                    </pic:cNvPicPr>
                  </pic:nvPicPr>
                  <pic:blipFill>
                    <a:blip r:embed="rId39"/>
                    <a:stretch>
                      <a:fillRect/>
                    </a:stretch>
                  </pic:blipFill>
                  <pic:spPr>
                    <a:xfrm>
                      <a:off x="0" y="0"/>
                      <a:ext cx="6373495" cy="2092960"/>
                    </a:xfrm>
                    <a:prstGeom prst="rect">
                      <a:avLst/>
                    </a:prstGeom>
                  </pic:spPr>
                </pic:pic>
              </a:graphicData>
            </a:graphic>
          </wp:inline>
        </w:drawing>
      </w:r>
      <w:r>
        <w:rPr>
          <w:rStyle w:val="135"/>
          <w:bCs w:val="0"/>
        </w:rPr>
        <w:t>图</w:t>
      </w:r>
      <w:r>
        <w:rPr>
          <w:rStyle w:val="135"/>
          <w:bCs w:val="0"/>
          <w:lang w:eastAsia="zh-CN"/>
        </w:rPr>
        <w:t>5</w:t>
      </w:r>
      <w:r>
        <w:rPr>
          <w:rStyle w:val="135"/>
          <w:bCs w:val="0"/>
        </w:rPr>
        <w:t xml:space="preserve"> AgentGS与基线方法在GeoToolEval上的整体及分领域表现。</w:t>
      </w:r>
      <w:r>
        <w:t>（a）全部任务的平均FAS；（b）十个地学领域的平均FAS。</w:t>
      </w:r>
    </w:p>
    <w:p w14:paraId="4E629F0D">
      <w:pPr>
        <w:pStyle w:val="15"/>
      </w:pPr>
    </w:p>
    <w:p w14:paraId="387C8320">
      <w:pPr>
        <w:pStyle w:val="4"/>
      </w:pPr>
      <w:r>
        <w:t>6.3 GeoBenchX上的外部基准评测</w:t>
      </w:r>
    </w:p>
    <w:p w14:paraId="368A5B12">
      <w:pPr>
        <w:rPr>
          <w:lang w:eastAsia="zh-CN"/>
        </w:rPr>
      </w:pPr>
      <w:r>
        <w:rPr>
          <w:lang w:eastAsia="zh-CN"/>
        </w:rPr>
        <w:t>为评估AgentGS在不同工具环境下的适用性，本文在GeoBenchX[3]上开展外部基准评测。实验接入官方工具集，并单独构建配套的Skill和Capability，根据工具功能及输入输出要求定义能力、组织策略依赖并建立工具映射，由AgentGS完成任务规划与工具编排。</w:t>
      </w:r>
    </w:p>
    <w:p w14:paraId="7678241E">
      <w:pPr>
        <w:rPr>
          <w:lang w:eastAsia="zh-CN"/>
        </w:rPr>
      </w:pPr>
      <w:r>
        <w:rPr>
          <w:lang w:eastAsia="zh-CN"/>
        </w:rPr>
        <w:t>实验使用［任务数量］道任务，以［基线方法名称］作为对照。AgentGS与基线分别采用［底座模型及版本］和［底座模型及版本］，比较条件为［实际保持一致的实验条件］。评测由［裁判模型及评分汇总方式］按照GeoBenchX的参考解匹配标准实施，以0、1、2分分别表示不匹配、部分匹配和匹配，报告平均评分与满分匹配率；这些指标与GeoToolEval上的FAS分别统计。</w:t>
      </w:r>
    </w:p>
    <w:p w14:paraId="01CF646F">
      <w:pPr>
        <w:rPr>
          <w:lang w:eastAsia="zh-CN"/>
        </w:rPr>
      </w:pPr>
      <w:r>
        <w:rPr>
          <w:lang w:eastAsia="zh-CN"/>
        </w:rPr>
        <w:t>如表3所示，AgentGS的平均评分为［数值］，基线为［数值］，两者相差［差值］分；满分匹配率分别为［百分比］和［百分比］，相差［差值］个百分点。［根据实际结果补充一句主要比较结论。］该结果为AgentGS在接入官方工具并构建专用Skill和Capability后的外部基准表现提供了证据。</w:t>
      </w:r>
    </w:p>
    <w:p w14:paraId="50E76324">
      <w:pPr>
        <w:pStyle w:val="15"/>
        <w:keepNext/>
        <w:rPr>
          <w:lang w:eastAsia="zh-CN"/>
        </w:rPr>
      </w:pPr>
      <w:r>
        <w:rPr>
          <w:lang w:eastAsia="zh-CN"/>
        </w:rPr>
        <w:t>表3 AgentGS与基线在GeoBenchX上的评测结果。</w:t>
      </w:r>
    </w:p>
    <w:tbl>
      <w:tblPr>
        <w:tblStyle w:val="34"/>
        <w:tblW w:w="480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80" w:type="dxa"/>
          <w:bottom w:w="65" w:type="dxa"/>
          <w:right w:w="80" w:type="dxa"/>
        </w:tblCellMar>
      </w:tblPr>
      <w:tblGrid>
        <w:gridCol w:w="1805"/>
        <w:gridCol w:w="1400"/>
        <w:gridCol w:w="1600"/>
      </w:tblGrid>
      <w:tr w14:paraId="5B44F5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0" w:type="dxa"/>
            <w:bottom w:w="65" w:type="dxa"/>
            <w:right w:w="80" w:type="dxa"/>
          </w:tblCellMar>
        </w:tblPrEx>
        <w:trPr>
          <w:cantSplit/>
          <w:tblHeader/>
          <w:jc w:val="center"/>
        </w:trPr>
        <w:tc>
          <w:tcPr>
            <w:tcW w:w="1805" w:type="dxa"/>
            <w:shd w:val="clear" w:color="auto" w:fill="F2F2F2"/>
            <w:vAlign w:val="center"/>
          </w:tcPr>
          <w:p w14:paraId="43E2D6CE">
            <w:pPr>
              <w:spacing w:before="0" w:after="0" w:line="240" w:lineRule="auto"/>
              <w:ind w:firstLine="0"/>
              <w:jc w:val="center"/>
            </w:pPr>
            <w:r>
              <w:rPr>
                <w:rFonts w:ascii="Times New Roman" w:hAnsi="Times New Roman" w:eastAsia="宋体"/>
                <w:b/>
                <w:sz w:val="20"/>
                <w:szCs w:val="20"/>
              </w:rPr>
              <w:t>方法</w:t>
            </w:r>
          </w:p>
        </w:tc>
        <w:tc>
          <w:tcPr>
            <w:tcW w:w="1400" w:type="dxa"/>
            <w:shd w:val="clear" w:color="auto" w:fill="F2F2F2"/>
            <w:vAlign w:val="center"/>
          </w:tcPr>
          <w:p w14:paraId="04CC1E90">
            <w:pPr>
              <w:spacing w:before="0" w:after="0" w:line="240" w:lineRule="auto"/>
              <w:ind w:firstLine="0"/>
              <w:jc w:val="center"/>
            </w:pPr>
            <w:r>
              <w:rPr>
                <w:rFonts w:ascii="Times New Roman" w:hAnsi="Times New Roman" w:eastAsia="宋体"/>
                <w:b/>
                <w:sz w:val="20"/>
                <w:szCs w:val="20"/>
              </w:rPr>
              <w:t>平均评分</w:t>
            </w:r>
            <w:r>
              <w:rPr>
                <w:rFonts w:ascii="Times New Roman" w:hAnsi="Times New Roman" w:eastAsia="宋体"/>
                <w:b/>
                <w:sz w:val="20"/>
                <w:szCs w:val="20"/>
              </w:rPr>
              <w:br w:type="textWrapping"/>
            </w:r>
            <w:r>
              <w:rPr>
                <w:rFonts w:ascii="Times New Roman" w:hAnsi="Times New Roman" w:eastAsia="宋体"/>
                <w:b/>
                <w:sz w:val="20"/>
                <w:szCs w:val="20"/>
              </w:rPr>
              <w:t>（0–2）↑</w:t>
            </w:r>
          </w:p>
        </w:tc>
        <w:tc>
          <w:tcPr>
            <w:tcW w:w="1600" w:type="dxa"/>
            <w:shd w:val="clear" w:color="auto" w:fill="F2F2F2"/>
            <w:vAlign w:val="center"/>
          </w:tcPr>
          <w:p w14:paraId="52F804E7">
            <w:pPr>
              <w:spacing w:before="0" w:after="0" w:line="240" w:lineRule="auto"/>
              <w:ind w:firstLine="0"/>
              <w:jc w:val="center"/>
            </w:pPr>
            <w:r>
              <w:rPr>
                <w:rFonts w:ascii="Times New Roman" w:hAnsi="Times New Roman" w:eastAsia="宋体"/>
                <w:b/>
                <w:sz w:val="20"/>
                <w:szCs w:val="20"/>
              </w:rPr>
              <w:t>满分匹配率</w:t>
            </w:r>
            <w:r>
              <w:rPr>
                <w:rFonts w:ascii="Times New Roman" w:hAnsi="Times New Roman" w:eastAsia="宋体"/>
                <w:b/>
                <w:sz w:val="20"/>
                <w:szCs w:val="20"/>
              </w:rPr>
              <w:br w:type="textWrapping"/>
            </w:r>
            <w:r>
              <w:rPr>
                <w:rFonts w:ascii="Times New Roman" w:hAnsi="Times New Roman" w:eastAsia="宋体"/>
                <w:b/>
                <w:sz w:val="20"/>
                <w:szCs w:val="20"/>
              </w:rPr>
              <w:t>（%）↑</w:t>
            </w:r>
          </w:p>
        </w:tc>
      </w:tr>
      <w:tr w14:paraId="0FE699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0" w:type="dxa"/>
            <w:bottom w:w="65" w:type="dxa"/>
            <w:right w:w="80" w:type="dxa"/>
          </w:tblCellMar>
        </w:tblPrEx>
        <w:trPr>
          <w:cantSplit/>
          <w:jc w:val="center"/>
        </w:trPr>
        <w:tc>
          <w:tcPr>
            <w:tcW w:w="1805" w:type="dxa"/>
            <w:vAlign w:val="center"/>
          </w:tcPr>
          <w:p w14:paraId="101417D9">
            <w:pPr>
              <w:spacing w:before="0" w:after="0" w:line="240" w:lineRule="auto"/>
              <w:ind w:firstLine="0"/>
              <w:jc w:val="center"/>
            </w:pPr>
            <w:r>
              <w:rPr>
                <w:rFonts w:ascii="Times New Roman" w:hAnsi="Times New Roman" w:eastAsia="宋体"/>
                <w:sz w:val="20"/>
                <w:szCs w:val="20"/>
              </w:rPr>
              <w:t>［基线名称］</w:t>
            </w:r>
          </w:p>
        </w:tc>
        <w:tc>
          <w:tcPr>
            <w:tcW w:w="1400" w:type="dxa"/>
            <w:vAlign w:val="center"/>
          </w:tcPr>
          <w:p w14:paraId="50621DEF">
            <w:pPr>
              <w:spacing w:before="0" w:after="0" w:line="240" w:lineRule="auto"/>
              <w:ind w:firstLine="0"/>
              <w:jc w:val="center"/>
            </w:pPr>
            <w:r>
              <w:rPr>
                <w:rFonts w:ascii="Times New Roman" w:hAnsi="Times New Roman" w:eastAsia="宋体"/>
                <w:sz w:val="20"/>
                <w:szCs w:val="20"/>
              </w:rPr>
              <w:t>［待填］</w:t>
            </w:r>
          </w:p>
        </w:tc>
        <w:tc>
          <w:tcPr>
            <w:tcW w:w="1600" w:type="dxa"/>
            <w:vAlign w:val="center"/>
          </w:tcPr>
          <w:p w14:paraId="691E7538">
            <w:pPr>
              <w:spacing w:before="0" w:after="0" w:line="240" w:lineRule="auto"/>
              <w:ind w:firstLine="0"/>
              <w:jc w:val="center"/>
            </w:pPr>
            <w:r>
              <w:rPr>
                <w:rFonts w:ascii="Times New Roman" w:hAnsi="Times New Roman" w:eastAsia="宋体"/>
                <w:sz w:val="20"/>
                <w:szCs w:val="20"/>
              </w:rPr>
              <w:t>［待填］</w:t>
            </w:r>
          </w:p>
        </w:tc>
      </w:tr>
      <w:tr w14:paraId="46FBBF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80" w:type="dxa"/>
            <w:bottom w:w="65" w:type="dxa"/>
            <w:right w:w="80" w:type="dxa"/>
          </w:tblCellMar>
        </w:tblPrEx>
        <w:trPr>
          <w:cantSplit/>
          <w:jc w:val="center"/>
        </w:trPr>
        <w:tc>
          <w:tcPr>
            <w:tcW w:w="1805" w:type="dxa"/>
            <w:vAlign w:val="center"/>
          </w:tcPr>
          <w:p w14:paraId="32A17713">
            <w:pPr>
              <w:spacing w:before="0" w:after="0" w:line="240" w:lineRule="auto"/>
              <w:ind w:firstLine="0"/>
              <w:jc w:val="center"/>
            </w:pPr>
            <w:r>
              <w:rPr>
                <w:rFonts w:ascii="Times New Roman" w:hAnsi="Times New Roman" w:eastAsia="宋体"/>
                <w:sz w:val="20"/>
                <w:szCs w:val="20"/>
              </w:rPr>
              <w:t>AgentGS</w:t>
            </w:r>
          </w:p>
        </w:tc>
        <w:tc>
          <w:tcPr>
            <w:tcW w:w="1400" w:type="dxa"/>
            <w:vAlign w:val="center"/>
          </w:tcPr>
          <w:p w14:paraId="352EAA32">
            <w:pPr>
              <w:spacing w:before="0" w:after="0" w:line="240" w:lineRule="auto"/>
              <w:ind w:firstLine="0"/>
              <w:jc w:val="center"/>
            </w:pPr>
            <w:r>
              <w:rPr>
                <w:rFonts w:ascii="Times New Roman" w:hAnsi="Times New Roman" w:eastAsia="宋体"/>
                <w:sz w:val="20"/>
                <w:szCs w:val="20"/>
              </w:rPr>
              <w:t>［待填］</w:t>
            </w:r>
          </w:p>
        </w:tc>
        <w:tc>
          <w:tcPr>
            <w:tcW w:w="1600" w:type="dxa"/>
            <w:vAlign w:val="center"/>
          </w:tcPr>
          <w:p w14:paraId="6164648C">
            <w:pPr>
              <w:spacing w:before="0" w:after="0" w:line="240" w:lineRule="auto"/>
              <w:ind w:firstLine="0"/>
              <w:jc w:val="center"/>
            </w:pPr>
            <w:r>
              <w:rPr>
                <w:rFonts w:ascii="Times New Roman" w:hAnsi="Times New Roman" w:eastAsia="宋体"/>
                <w:sz w:val="20"/>
                <w:szCs w:val="20"/>
              </w:rPr>
              <w:t>［待填］</w:t>
            </w:r>
          </w:p>
        </w:tc>
      </w:tr>
    </w:tbl>
    <w:p w14:paraId="1065EB17">
      <w:pPr>
        <w:pStyle w:val="4"/>
        <w:rPr>
          <w:lang w:eastAsia="zh-CN"/>
        </w:rPr>
      </w:pPr>
      <w:r>
        <w:rPr>
          <w:lang w:eastAsia="zh-CN"/>
        </w:rPr>
        <w:t>6.4 消融实验</w:t>
      </w:r>
    </w:p>
    <w:p w14:paraId="30F887C1">
      <w:pPr>
        <w:rPr>
          <w:lang w:eastAsia="zh-CN"/>
        </w:rPr>
      </w:pPr>
      <w:r>
        <w:rPr>
          <w:lang w:eastAsia="zh-CN"/>
        </w:rPr>
        <w:t>消融实验采用 GeoToolEval 中的57道任务，覆盖全部10个地学领域。按参考工具调用链长度划分，单步、2—3步及至少4步任务分别为22道、20道和15道，多步任务占61.40%。所有配置均在同一评测子集上进行测试，并以完整方法在该子集上的表现作为对照。每次实验仅关闭或调整一项机制，分别比较整个子集和其中多步任务的平均FAS变化，以分析分层规划、缺失能力补全及执行机制的作用。</w:t>
      </w:r>
    </w:p>
    <w:p w14:paraId="497CCC02">
      <w:pPr>
        <w:rPr>
          <w:lang w:eastAsia="zh-CN"/>
        </w:rPr>
      </w:pPr>
      <w:r>
        <w:rPr>
          <w:rStyle w:val="135"/>
          <w:lang w:eastAsia="zh-CN"/>
        </w:rPr>
        <w:t>分层规划与前驱展开。</w:t>
      </w:r>
      <w:r>
        <w:rPr>
          <w:lang w:eastAsia="zh-CN"/>
        </w:rPr>
        <w:t xml:space="preserve"> A1保留相同的策略、依赖和工具信息，直接在工具层生成计划，作为检验分层决策作用的结构对照。A2保留初始能力选择及依赖声明，仅关闭必需前驱的自动展开，以考察显式补入前置操作的贡献。由于后续补全可能重新加入遗漏的前驱，分析同时记录计划变化与补偿情况。</w:t>
      </w:r>
    </w:p>
    <w:p w14:paraId="53AB3AD9">
      <w:pPr>
        <w:rPr>
          <w:lang w:eastAsia="zh-CN"/>
        </w:rPr>
      </w:pPr>
      <w:r>
        <w:rPr>
          <w:rStyle w:val="135"/>
          <w:lang w:eastAsia="zh-CN"/>
        </w:rPr>
        <w:t>缺失能力补全。</w:t>
      </w:r>
      <w:r>
        <w:rPr>
          <w:lang w:eastAsia="zh-CN"/>
        </w:rPr>
        <w:t xml:space="preserve"> A3保留缺口诊断，但关闭支持能力的自动补入，包括有向桥接，以检验独立补全的整体作用。A4仅关闭有向桥接，保留其他补全方式，用于考察从未激活Skill中引入连接分支的增量贡献。两项消融结合必要操作覆盖、依赖满足情况及上游产物的实际使用进行分析。</w:t>
      </w:r>
    </w:p>
    <w:p w14:paraId="6AFD73AA">
      <w:pPr>
        <w:rPr>
          <w:lang w:eastAsia="zh-CN"/>
        </w:rPr>
      </w:pPr>
      <w:r>
        <w:rPr>
          <w:rStyle w:val="135"/>
          <w:lang w:eastAsia="zh-CN"/>
        </w:rPr>
        <w:t>工具选择与执行恢复。</w:t>
      </w:r>
      <w:r>
        <w:rPr>
          <w:lang w:eastAsia="zh-CN"/>
        </w:rPr>
        <w:t xml:space="preserve"> A5保留能力要求、实例候选范围及执行校验，将工具选择改为按预先固定顺序选取首个合法候选，以检验选择优化的作用。A6关闭执行失败后的局部恢复，保留首次执行前的规划、工具选择和输入绑定过程，以考察恢复机制对任务完成的贡献。</w:t>
      </w:r>
    </w:p>
    <w:p w14:paraId="184B42FC">
      <w:pPr>
        <w:pStyle w:val="15"/>
        <w:keepNext/>
        <w:rPr>
          <w:lang w:eastAsia="zh-CN"/>
        </w:rPr>
      </w:pPr>
      <w:r>
        <w:rPr>
          <w:lang w:eastAsia="zh-CN"/>
        </w:rPr>
        <w:t>表4 核心模块消融结果。</w:t>
      </w:r>
      <w:r>
        <w:t>Δ</w:t>
      </w:r>
      <w:r>
        <w:rPr>
          <w:lang w:eastAsia="zh-CN"/>
        </w:rPr>
        <w:t>FAS为完整方法与对应配置的平均FAS之差，单位为百分点；正值表示对应配置低于完整方法。</w:t>
      </w:r>
    </w:p>
    <w:tbl>
      <w:tblPr>
        <w:tblStyle w:val="34"/>
        <w:tblW w:w="4805" w:type="dxa"/>
        <w:jc w:val="center"/>
        <w:tblBorders>
          <w:top w:val="single" w:color="444444" w:sz="8" w:space="0"/>
          <w:left w:val="none" w:color="auto" w:sz="0" w:space="0"/>
          <w:bottom w:val="single" w:color="444444" w:sz="8" w:space="0"/>
          <w:right w:val="none" w:color="auto" w:sz="0" w:space="0"/>
          <w:insideH w:val="none" w:color="auto" w:sz="0" w:space="0"/>
          <w:insideV w:val="none" w:color="auto" w:sz="0" w:space="0"/>
        </w:tblBorders>
        <w:tblLayout w:type="autofit"/>
        <w:tblCellMar>
          <w:top w:w="65" w:type="dxa"/>
          <w:left w:w="80" w:type="dxa"/>
          <w:bottom w:w="65" w:type="dxa"/>
          <w:right w:w="80" w:type="dxa"/>
        </w:tblCellMar>
      </w:tblPr>
      <w:tblGrid>
        <w:gridCol w:w="1850"/>
        <w:gridCol w:w="925"/>
        <w:gridCol w:w="1080"/>
        <w:gridCol w:w="950"/>
      </w:tblGrid>
      <w:tr w14:paraId="6BFA7DF5">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tblHeader/>
          <w:jc w:val="center"/>
        </w:trPr>
        <w:tc>
          <w:tcPr>
            <w:tcW w:w="1850" w:type="dxa"/>
            <w:tcBorders>
              <w:bottom w:val="single" w:color="000000" w:sz="4" w:space="0"/>
            </w:tcBorders>
            <w:tcMar>
              <w:top w:w="30" w:type="dxa"/>
              <w:left w:w="40" w:type="dxa"/>
              <w:bottom w:w="30" w:type="dxa"/>
              <w:right w:w="40" w:type="dxa"/>
            </w:tcMar>
            <w:vAlign w:val="center"/>
          </w:tcPr>
          <w:p w14:paraId="1A558BB3">
            <w:pPr>
              <w:pStyle w:val="175"/>
              <w:keepNext/>
              <w:jc w:val="center"/>
            </w:pPr>
            <w:r>
              <w:rPr>
                <w:b/>
              </w:rPr>
              <w:t>配置</w:t>
            </w:r>
          </w:p>
        </w:tc>
        <w:tc>
          <w:tcPr>
            <w:tcW w:w="925" w:type="dxa"/>
            <w:tcBorders>
              <w:bottom w:val="single" w:color="000000" w:sz="4" w:space="0"/>
            </w:tcBorders>
            <w:tcMar>
              <w:top w:w="30" w:type="dxa"/>
              <w:left w:w="40" w:type="dxa"/>
              <w:bottom w:w="30" w:type="dxa"/>
              <w:right w:w="40" w:type="dxa"/>
            </w:tcMar>
            <w:vAlign w:val="center"/>
          </w:tcPr>
          <w:p w14:paraId="5EDD16CF">
            <w:pPr>
              <w:pStyle w:val="175"/>
              <w:keepNext/>
              <w:jc w:val="center"/>
            </w:pPr>
            <w:r>
              <w:rPr>
                <w:b/>
                <w:lang w:eastAsia="zh-CN"/>
              </w:rPr>
              <w:t>平均</w:t>
            </w:r>
            <w:r>
              <w:rPr>
                <w:b/>
              </w:rPr>
              <w:t>FAS</w:t>
            </w:r>
          </w:p>
        </w:tc>
        <w:tc>
          <w:tcPr>
            <w:tcW w:w="1080" w:type="dxa"/>
            <w:tcBorders>
              <w:bottom w:val="single" w:color="000000" w:sz="4" w:space="0"/>
            </w:tcBorders>
            <w:tcMar>
              <w:top w:w="30" w:type="dxa"/>
              <w:left w:w="40" w:type="dxa"/>
              <w:bottom w:w="30" w:type="dxa"/>
              <w:right w:w="40" w:type="dxa"/>
            </w:tcMar>
            <w:vAlign w:val="center"/>
          </w:tcPr>
          <w:p w14:paraId="62C0F9A9">
            <w:pPr>
              <w:pStyle w:val="175"/>
              <w:keepNext/>
              <w:jc w:val="center"/>
            </w:pPr>
            <w:r>
              <w:rPr>
                <w:b/>
                <w:lang w:eastAsia="zh-CN"/>
              </w:rPr>
              <w:t>多步任务</w:t>
            </w:r>
            <w:r>
              <w:rPr>
                <w:b/>
              </w:rPr>
              <w:t>FAS</w:t>
            </w:r>
          </w:p>
        </w:tc>
        <w:tc>
          <w:tcPr>
            <w:tcW w:w="950" w:type="dxa"/>
            <w:tcBorders>
              <w:bottom w:val="single" w:color="000000" w:sz="4" w:space="0"/>
            </w:tcBorders>
            <w:tcMar>
              <w:top w:w="30" w:type="dxa"/>
              <w:left w:w="40" w:type="dxa"/>
              <w:bottom w:w="30" w:type="dxa"/>
              <w:right w:w="40" w:type="dxa"/>
            </w:tcMar>
            <w:vAlign w:val="center"/>
          </w:tcPr>
          <w:p w14:paraId="2036A8E8">
            <w:pPr>
              <w:pStyle w:val="175"/>
              <w:keepNext/>
              <w:jc w:val="center"/>
            </w:pPr>
            <w:r>
              <w:rPr>
                <w:b/>
              </w:rPr>
              <w:t>Δ</w:t>
            </w:r>
            <w:r>
              <w:rPr>
                <w:b/>
                <w:lang w:eastAsia="zh-CN"/>
              </w:rPr>
              <w:t>FAS</w:t>
            </w:r>
          </w:p>
        </w:tc>
      </w:tr>
      <w:tr w14:paraId="1EF50E42">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1850" w:type="dxa"/>
            <w:tcMar>
              <w:top w:w="30" w:type="dxa"/>
              <w:left w:w="40" w:type="dxa"/>
              <w:bottom w:w="30" w:type="dxa"/>
              <w:right w:w="40" w:type="dxa"/>
            </w:tcMar>
            <w:vAlign w:val="center"/>
          </w:tcPr>
          <w:p w14:paraId="03BF0A42">
            <w:pPr>
              <w:pStyle w:val="175"/>
              <w:keepNext/>
              <w:jc w:val="center"/>
            </w:pPr>
            <w:r>
              <w:t>Full 完整方法</w:t>
            </w:r>
          </w:p>
        </w:tc>
        <w:tc>
          <w:tcPr>
            <w:tcW w:w="925" w:type="dxa"/>
            <w:tcMar>
              <w:top w:w="30" w:type="dxa"/>
              <w:left w:w="40" w:type="dxa"/>
              <w:bottom w:w="30" w:type="dxa"/>
              <w:right w:w="40" w:type="dxa"/>
            </w:tcMar>
            <w:vAlign w:val="center"/>
          </w:tcPr>
          <w:p w14:paraId="52F928F8">
            <w:pPr>
              <w:pStyle w:val="175"/>
              <w:keepNext/>
              <w:jc w:val="center"/>
            </w:pPr>
            <w:r>
              <w:rPr>
                <w:lang w:eastAsia="zh-CN"/>
              </w:rPr>
              <w:t>0.6387</w:t>
            </w:r>
          </w:p>
        </w:tc>
        <w:tc>
          <w:tcPr>
            <w:tcW w:w="1080" w:type="dxa"/>
            <w:tcMar>
              <w:top w:w="30" w:type="dxa"/>
              <w:left w:w="40" w:type="dxa"/>
              <w:bottom w:w="30" w:type="dxa"/>
              <w:right w:w="40" w:type="dxa"/>
            </w:tcMar>
            <w:vAlign w:val="center"/>
          </w:tcPr>
          <w:p w14:paraId="3BA58544">
            <w:pPr>
              <w:pStyle w:val="175"/>
              <w:keepNext/>
              <w:jc w:val="center"/>
            </w:pPr>
            <w:r>
              <w:rPr>
                <w:lang w:eastAsia="zh-CN"/>
              </w:rPr>
              <w:t>0.5333</w:t>
            </w:r>
          </w:p>
        </w:tc>
        <w:tc>
          <w:tcPr>
            <w:tcW w:w="950" w:type="dxa"/>
            <w:tcMar>
              <w:top w:w="30" w:type="dxa"/>
              <w:left w:w="40" w:type="dxa"/>
              <w:bottom w:w="30" w:type="dxa"/>
              <w:right w:w="40" w:type="dxa"/>
            </w:tcMar>
            <w:vAlign w:val="center"/>
          </w:tcPr>
          <w:p w14:paraId="57F64D01">
            <w:pPr>
              <w:pStyle w:val="175"/>
              <w:keepNext/>
              <w:jc w:val="center"/>
            </w:pPr>
            <w:r>
              <w:t>—</w:t>
            </w:r>
          </w:p>
        </w:tc>
      </w:tr>
      <w:tr w14:paraId="7AC32AB9">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1850" w:type="dxa"/>
            <w:tcMar>
              <w:top w:w="30" w:type="dxa"/>
              <w:left w:w="40" w:type="dxa"/>
              <w:bottom w:w="30" w:type="dxa"/>
              <w:right w:w="40" w:type="dxa"/>
            </w:tcMar>
            <w:vAlign w:val="center"/>
          </w:tcPr>
          <w:p w14:paraId="3A30CD39">
            <w:pPr>
              <w:pStyle w:val="175"/>
              <w:keepNext/>
              <w:jc w:val="center"/>
            </w:pPr>
            <w:r>
              <w:t>A1 工具直接规划</w:t>
            </w:r>
          </w:p>
        </w:tc>
        <w:tc>
          <w:tcPr>
            <w:tcW w:w="925" w:type="dxa"/>
            <w:tcMar>
              <w:top w:w="30" w:type="dxa"/>
              <w:left w:w="40" w:type="dxa"/>
              <w:bottom w:w="30" w:type="dxa"/>
              <w:right w:w="40" w:type="dxa"/>
            </w:tcMar>
            <w:vAlign w:val="center"/>
          </w:tcPr>
          <w:p w14:paraId="7D3DD5FA">
            <w:pPr>
              <w:pStyle w:val="175"/>
              <w:keepNext/>
              <w:jc w:val="center"/>
            </w:pPr>
            <w:r>
              <w:rPr>
                <w:lang w:eastAsia="zh-CN"/>
              </w:rPr>
              <w:t>0.3805</w:t>
            </w:r>
          </w:p>
        </w:tc>
        <w:tc>
          <w:tcPr>
            <w:tcW w:w="1080" w:type="dxa"/>
            <w:tcMar>
              <w:top w:w="30" w:type="dxa"/>
              <w:left w:w="40" w:type="dxa"/>
              <w:bottom w:w="30" w:type="dxa"/>
              <w:right w:w="40" w:type="dxa"/>
            </w:tcMar>
            <w:vAlign w:val="center"/>
          </w:tcPr>
          <w:p w14:paraId="4846C298">
            <w:pPr>
              <w:pStyle w:val="175"/>
              <w:keepNext/>
              <w:jc w:val="center"/>
            </w:pPr>
            <w:r>
              <w:rPr>
                <w:lang w:eastAsia="zh-CN"/>
              </w:rPr>
              <w:t>0.2859</w:t>
            </w:r>
          </w:p>
        </w:tc>
        <w:tc>
          <w:tcPr>
            <w:tcW w:w="950" w:type="dxa"/>
            <w:tcMar>
              <w:top w:w="30" w:type="dxa"/>
              <w:left w:w="40" w:type="dxa"/>
              <w:bottom w:w="30" w:type="dxa"/>
              <w:right w:w="40" w:type="dxa"/>
            </w:tcMar>
            <w:vAlign w:val="center"/>
          </w:tcPr>
          <w:p w14:paraId="5DA414EA">
            <w:pPr>
              <w:pStyle w:val="175"/>
              <w:keepNext/>
              <w:jc w:val="center"/>
            </w:pPr>
            <w:r>
              <w:rPr>
                <w:lang w:eastAsia="zh-CN"/>
              </w:rPr>
              <w:t>25.82</w:t>
            </w:r>
          </w:p>
        </w:tc>
      </w:tr>
      <w:tr w14:paraId="4047A03F">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1850" w:type="dxa"/>
            <w:tcMar>
              <w:top w:w="30" w:type="dxa"/>
              <w:left w:w="40" w:type="dxa"/>
              <w:bottom w:w="30" w:type="dxa"/>
              <w:right w:w="40" w:type="dxa"/>
            </w:tcMar>
            <w:vAlign w:val="center"/>
          </w:tcPr>
          <w:p w14:paraId="2C4AF39E">
            <w:pPr>
              <w:pStyle w:val="175"/>
              <w:keepNext/>
              <w:jc w:val="center"/>
            </w:pPr>
            <w:r>
              <w:t>A</w:t>
            </w:r>
            <w:r>
              <w:rPr>
                <w:lang w:eastAsia="zh-CN"/>
              </w:rPr>
              <w:t>2</w:t>
            </w:r>
            <w:r>
              <w:t xml:space="preserve"> 无前驱展开</w:t>
            </w:r>
          </w:p>
        </w:tc>
        <w:tc>
          <w:tcPr>
            <w:tcW w:w="925" w:type="dxa"/>
            <w:tcMar>
              <w:top w:w="30" w:type="dxa"/>
              <w:left w:w="40" w:type="dxa"/>
              <w:bottom w:w="30" w:type="dxa"/>
              <w:right w:w="40" w:type="dxa"/>
            </w:tcMar>
            <w:vAlign w:val="center"/>
          </w:tcPr>
          <w:p w14:paraId="5270CA57">
            <w:pPr>
              <w:pStyle w:val="175"/>
              <w:keepNext/>
              <w:jc w:val="center"/>
            </w:pPr>
            <w:r>
              <w:rPr>
                <w:lang w:eastAsia="zh-CN"/>
              </w:rPr>
              <w:t>0.3944</w:t>
            </w:r>
          </w:p>
        </w:tc>
        <w:tc>
          <w:tcPr>
            <w:tcW w:w="1080" w:type="dxa"/>
            <w:tcMar>
              <w:top w:w="30" w:type="dxa"/>
              <w:left w:w="40" w:type="dxa"/>
              <w:bottom w:w="30" w:type="dxa"/>
              <w:right w:w="40" w:type="dxa"/>
            </w:tcMar>
            <w:vAlign w:val="center"/>
          </w:tcPr>
          <w:p w14:paraId="4C0F528E">
            <w:pPr>
              <w:pStyle w:val="175"/>
              <w:keepNext/>
              <w:jc w:val="center"/>
            </w:pPr>
            <w:r>
              <w:rPr>
                <w:lang w:eastAsia="zh-CN"/>
              </w:rPr>
              <w:t>0.2590</w:t>
            </w:r>
          </w:p>
        </w:tc>
        <w:tc>
          <w:tcPr>
            <w:tcW w:w="950" w:type="dxa"/>
            <w:tcMar>
              <w:top w:w="30" w:type="dxa"/>
              <w:left w:w="40" w:type="dxa"/>
              <w:bottom w:w="30" w:type="dxa"/>
              <w:right w:w="40" w:type="dxa"/>
            </w:tcMar>
            <w:vAlign w:val="center"/>
          </w:tcPr>
          <w:p w14:paraId="02DF0175">
            <w:pPr>
              <w:pStyle w:val="175"/>
              <w:keepNext/>
              <w:jc w:val="center"/>
            </w:pPr>
            <w:r>
              <w:rPr>
                <w:lang w:eastAsia="zh-CN"/>
              </w:rPr>
              <w:t>24.43</w:t>
            </w:r>
          </w:p>
        </w:tc>
      </w:tr>
      <w:tr w14:paraId="0CDA718E">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1850" w:type="dxa"/>
            <w:tcMar>
              <w:top w:w="30" w:type="dxa"/>
              <w:left w:w="40" w:type="dxa"/>
              <w:bottom w:w="30" w:type="dxa"/>
              <w:right w:w="40" w:type="dxa"/>
            </w:tcMar>
            <w:vAlign w:val="center"/>
          </w:tcPr>
          <w:p w14:paraId="16DB7A51">
            <w:pPr>
              <w:pStyle w:val="175"/>
              <w:keepNext/>
              <w:jc w:val="center"/>
            </w:pPr>
            <w:r>
              <w:t>A</w:t>
            </w:r>
            <w:r>
              <w:rPr>
                <w:lang w:eastAsia="zh-CN"/>
              </w:rPr>
              <w:t>3</w:t>
            </w:r>
            <w:r>
              <w:t xml:space="preserve"> 无独立补全</w:t>
            </w:r>
          </w:p>
        </w:tc>
        <w:tc>
          <w:tcPr>
            <w:tcW w:w="925" w:type="dxa"/>
            <w:tcMar>
              <w:top w:w="30" w:type="dxa"/>
              <w:left w:w="40" w:type="dxa"/>
              <w:bottom w:w="30" w:type="dxa"/>
              <w:right w:w="40" w:type="dxa"/>
            </w:tcMar>
            <w:vAlign w:val="center"/>
          </w:tcPr>
          <w:p w14:paraId="7CF02F58">
            <w:pPr>
              <w:pStyle w:val="175"/>
              <w:keepNext/>
              <w:jc w:val="center"/>
            </w:pPr>
            <w:r>
              <w:rPr>
                <w:lang w:eastAsia="zh-CN"/>
              </w:rPr>
              <w:t>0.3993</w:t>
            </w:r>
          </w:p>
        </w:tc>
        <w:tc>
          <w:tcPr>
            <w:tcW w:w="1080" w:type="dxa"/>
            <w:tcMar>
              <w:top w:w="30" w:type="dxa"/>
              <w:left w:w="40" w:type="dxa"/>
              <w:bottom w:w="30" w:type="dxa"/>
              <w:right w:w="40" w:type="dxa"/>
            </w:tcMar>
            <w:vAlign w:val="center"/>
          </w:tcPr>
          <w:p w14:paraId="25552C78">
            <w:pPr>
              <w:pStyle w:val="175"/>
              <w:keepNext/>
              <w:jc w:val="center"/>
            </w:pPr>
            <w:r>
              <w:rPr>
                <w:lang w:eastAsia="zh-CN"/>
              </w:rPr>
              <w:t>0.2645</w:t>
            </w:r>
          </w:p>
        </w:tc>
        <w:tc>
          <w:tcPr>
            <w:tcW w:w="950" w:type="dxa"/>
            <w:tcMar>
              <w:top w:w="30" w:type="dxa"/>
              <w:left w:w="40" w:type="dxa"/>
              <w:bottom w:w="30" w:type="dxa"/>
              <w:right w:w="40" w:type="dxa"/>
            </w:tcMar>
            <w:vAlign w:val="center"/>
          </w:tcPr>
          <w:p w14:paraId="4F97C7D7">
            <w:pPr>
              <w:pStyle w:val="175"/>
              <w:keepNext/>
              <w:jc w:val="center"/>
            </w:pPr>
            <w:r>
              <w:rPr>
                <w:lang w:eastAsia="zh-CN"/>
              </w:rPr>
              <w:t>23.94</w:t>
            </w:r>
          </w:p>
        </w:tc>
      </w:tr>
      <w:tr w14:paraId="041B9852">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1850" w:type="dxa"/>
            <w:tcMar>
              <w:top w:w="30" w:type="dxa"/>
              <w:left w:w="40" w:type="dxa"/>
              <w:bottom w:w="30" w:type="dxa"/>
              <w:right w:w="40" w:type="dxa"/>
            </w:tcMar>
            <w:vAlign w:val="center"/>
          </w:tcPr>
          <w:p w14:paraId="3342FE06">
            <w:pPr>
              <w:pStyle w:val="175"/>
              <w:keepNext/>
              <w:jc w:val="center"/>
            </w:pPr>
            <w:r>
              <w:t>A</w:t>
            </w:r>
            <w:r>
              <w:rPr>
                <w:lang w:eastAsia="zh-CN"/>
              </w:rPr>
              <w:t>4</w:t>
            </w:r>
            <w:r>
              <w:t xml:space="preserve"> 无</w:t>
            </w:r>
            <w:r>
              <w:rPr>
                <w:lang w:eastAsia="zh-CN"/>
              </w:rPr>
              <w:t>有向</w:t>
            </w:r>
            <w:r>
              <w:t>桥接</w:t>
            </w:r>
          </w:p>
        </w:tc>
        <w:tc>
          <w:tcPr>
            <w:tcW w:w="925" w:type="dxa"/>
            <w:tcMar>
              <w:top w:w="30" w:type="dxa"/>
              <w:left w:w="40" w:type="dxa"/>
              <w:bottom w:w="30" w:type="dxa"/>
              <w:right w:w="40" w:type="dxa"/>
            </w:tcMar>
            <w:vAlign w:val="center"/>
          </w:tcPr>
          <w:p w14:paraId="2C17F0D1">
            <w:pPr>
              <w:pStyle w:val="175"/>
              <w:keepNext/>
              <w:jc w:val="center"/>
            </w:pPr>
            <w:r>
              <w:rPr>
                <w:lang w:eastAsia="zh-CN"/>
              </w:rPr>
              <w:t>0.6160</w:t>
            </w:r>
          </w:p>
        </w:tc>
        <w:tc>
          <w:tcPr>
            <w:tcW w:w="1080" w:type="dxa"/>
            <w:tcMar>
              <w:top w:w="30" w:type="dxa"/>
              <w:left w:w="40" w:type="dxa"/>
              <w:bottom w:w="30" w:type="dxa"/>
              <w:right w:w="40" w:type="dxa"/>
            </w:tcMar>
            <w:vAlign w:val="center"/>
          </w:tcPr>
          <w:p w14:paraId="2D7E4417">
            <w:pPr>
              <w:pStyle w:val="175"/>
              <w:keepNext/>
              <w:jc w:val="center"/>
            </w:pPr>
            <w:r>
              <w:rPr>
                <w:lang w:eastAsia="zh-CN"/>
              </w:rPr>
              <w:t>0.4913</w:t>
            </w:r>
          </w:p>
        </w:tc>
        <w:tc>
          <w:tcPr>
            <w:tcW w:w="950" w:type="dxa"/>
            <w:tcMar>
              <w:top w:w="30" w:type="dxa"/>
              <w:left w:w="40" w:type="dxa"/>
              <w:bottom w:w="30" w:type="dxa"/>
              <w:right w:w="40" w:type="dxa"/>
            </w:tcMar>
            <w:vAlign w:val="center"/>
          </w:tcPr>
          <w:p w14:paraId="6006E8BE">
            <w:pPr>
              <w:pStyle w:val="175"/>
              <w:keepNext/>
              <w:jc w:val="center"/>
            </w:pPr>
            <w:r>
              <w:rPr>
                <w:lang w:eastAsia="zh-CN"/>
              </w:rPr>
              <w:t>2.27</w:t>
            </w:r>
          </w:p>
        </w:tc>
      </w:tr>
      <w:tr w14:paraId="3245BCC9">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1850" w:type="dxa"/>
            <w:tcMar>
              <w:top w:w="30" w:type="dxa"/>
              <w:left w:w="40" w:type="dxa"/>
              <w:bottom w:w="30" w:type="dxa"/>
              <w:right w:w="40" w:type="dxa"/>
            </w:tcMar>
            <w:vAlign w:val="center"/>
          </w:tcPr>
          <w:p w14:paraId="31AF265B">
            <w:pPr>
              <w:pStyle w:val="175"/>
              <w:keepNext/>
              <w:jc w:val="center"/>
            </w:pPr>
            <w:r>
              <w:t>A</w:t>
            </w:r>
            <w:r>
              <w:rPr>
                <w:lang w:eastAsia="zh-CN"/>
              </w:rPr>
              <w:t>5</w:t>
            </w:r>
            <w:r>
              <w:t xml:space="preserve"> </w:t>
            </w:r>
            <w:r>
              <w:rPr>
                <w:lang w:eastAsia="zh-CN"/>
              </w:rPr>
              <w:t>无工具选择优化</w:t>
            </w:r>
          </w:p>
        </w:tc>
        <w:tc>
          <w:tcPr>
            <w:tcW w:w="925" w:type="dxa"/>
            <w:tcMar>
              <w:top w:w="30" w:type="dxa"/>
              <w:left w:w="40" w:type="dxa"/>
              <w:bottom w:w="30" w:type="dxa"/>
              <w:right w:w="40" w:type="dxa"/>
            </w:tcMar>
            <w:vAlign w:val="center"/>
          </w:tcPr>
          <w:p w14:paraId="275F3D1D">
            <w:pPr>
              <w:pStyle w:val="175"/>
              <w:keepNext/>
              <w:jc w:val="center"/>
            </w:pPr>
            <w:r>
              <w:rPr>
                <w:lang w:eastAsia="zh-CN"/>
              </w:rPr>
              <w:t>0.6415</w:t>
            </w:r>
          </w:p>
        </w:tc>
        <w:tc>
          <w:tcPr>
            <w:tcW w:w="1080" w:type="dxa"/>
            <w:tcMar>
              <w:top w:w="30" w:type="dxa"/>
              <w:left w:w="40" w:type="dxa"/>
              <w:bottom w:w="30" w:type="dxa"/>
              <w:right w:w="40" w:type="dxa"/>
            </w:tcMar>
            <w:vAlign w:val="center"/>
          </w:tcPr>
          <w:p w14:paraId="0BB84307">
            <w:pPr>
              <w:pStyle w:val="175"/>
              <w:keepNext/>
              <w:jc w:val="center"/>
            </w:pPr>
            <w:r>
              <w:rPr>
                <w:lang w:eastAsia="zh-CN"/>
              </w:rPr>
              <w:t>0.5184</w:t>
            </w:r>
          </w:p>
        </w:tc>
        <w:tc>
          <w:tcPr>
            <w:tcW w:w="950" w:type="dxa"/>
            <w:tcMar>
              <w:top w:w="30" w:type="dxa"/>
              <w:left w:w="40" w:type="dxa"/>
              <w:bottom w:w="30" w:type="dxa"/>
              <w:right w:w="40" w:type="dxa"/>
            </w:tcMar>
            <w:vAlign w:val="center"/>
          </w:tcPr>
          <w:p w14:paraId="36F00D94">
            <w:pPr>
              <w:pStyle w:val="175"/>
              <w:keepNext/>
              <w:jc w:val="center"/>
            </w:pPr>
            <w:r>
              <w:rPr>
                <w:lang w:eastAsia="zh-CN"/>
              </w:rPr>
              <w:t>-0.28</w:t>
            </w:r>
          </w:p>
        </w:tc>
      </w:tr>
      <w:tr w14:paraId="795BC445">
        <w:tblPrEx>
          <w:tblBorders>
            <w:top w:val="single" w:color="444444" w:sz="8" w:space="0"/>
            <w:left w:val="none" w:color="auto" w:sz="0" w:space="0"/>
            <w:bottom w:val="single" w:color="444444" w:sz="8" w:space="0"/>
            <w:right w:val="none" w:color="auto" w:sz="0" w:space="0"/>
            <w:insideH w:val="none" w:color="auto" w:sz="0" w:space="0"/>
            <w:insideV w:val="none" w:color="auto" w:sz="0" w:space="0"/>
          </w:tblBorders>
          <w:tblCellMar>
            <w:top w:w="65" w:type="dxa"/>
            <w:left w:w="80" w:type="dxa"/>
            <w:bottom w:w="65" w:type="dxa"/>
            <w:right w:w="80" w:type="dxa"/>
          </w:tblCellMar>
        </w:tblPrEx>
        <w:trPr>
          <w:cantSplit/>
          <w:jc w:val="center"/>
        </w:trPr>
        <w:tc>
          <w:tcPr>
            <w:tcW w:w="1850" w:type="dxa"/>
            <w:tcMar>
              <w:top w:w="30" w:type="dxa"/>
              <w:left w:w="40" w:type="dxa"/>
              <w:bottom w:w="30" w:type="dxa"/>
              <w:right w:w="40" w:type="dxa"/>
            </w:tcMar>
            <w:vAlign w:val="center"/>
          </w:tcPr>
          <w:p w14:paraId="38683294">
            <w:pPr>
              <w:pStyle w:val="175"/>
              <w:keepNext/>
              <w:jc w:val="center"/>
            </w:pPr>
            <w:r>
              <w:t>A</w:t>
            </w:r>
            <w:r>
              <w:rPr>
                <w:lang w:eastAsia="zh-CN"/>
              </w:rPr>
              <w:t>6</w:t>
            </w:r>
            <w:r>
              <w:t xml:space="preserve"> 无</w:t>
            </w:r>
            <w:r>
              <w:rPr>
                <w:lang w:eastAsia="zh-CN"/>
              </w:rPr>
              <w:t>执行</w:t>
            </w:r>
            <w:r>
              <w:t>恢复</w:t>
            </w:r>
          </w:p>
        </w:tc>
        <w:tc>
          <w:tcPr>
            <w:tcW w:w="925" w:type="dxa"/>
            <w:tcMar>
              <w:top w:w="30" w:type="dxa"/>
              <w:left w:w="40" w:type="dxa"/>
              <w:bottom w:w="30" w:type="dxa"/>
              <w:right w:w="40" w:type="dxa"/>
            </w:tcMar>
            <w:vAlign w:val="center"/>
          </w:tcPr>
          <w:p w14:paraId="10691D27">
            <w:pPr>
              <w:pStyle w:val="175"/>
              <w:keepNext/>
              <w:jc w:val="center"/>
            </w:pPr>
            <w:r>
              <w:rPr>
                <w:lang w:eastAsia="zh-CN"/>
              </w:rPr>
              <w:t>0.5972</w:t>
            </w:r>
          </w:p>
        </w:tc>
        <w:tc>
          <w:tcPr>
            <w:tcW w:w="1080" w:type="dxa"/>
            <w:tcMar>
              <w:top w:w="30" w:type="dxa"/>
              <w:left w:w="40" w:type="dxa"/>
              <w:bottom w:w="30" w:type="dxa"/>
              <w:right w:w="40" w:type="dxa"/>
            </w:tcMar>
            <w:vAlign w:val="center"/>
          </w:tcPr>
          <w:p w14:paraId="2B901C4A">
            <w:pPr>
              <w:pStyle w:val="175"/>
              <w:keepNext/>
              <w:jc w:val="center"/>
            </w:pPr>
            <w:r>
              <w:rPr>
                <w:lang w:eastAsia="zh-CN"/>
              </w:rPr>
              <w:t>0.4613</w:t>
            </w:r>
          </w:p>
        </w:tc>
        <w:tc>
          <w:tcPr>
            <w:tcW w:w="950" w:type="dxa"/>
            <w:tcMar>
              <w:top w:w="30" w:type="dxa"/>
              <w:left w:w="40" w:type="dxa"/>
              <w:bottom w:w="30" w:type="dxa"/>
              <w:right w:w="40" w:type="dxa"/>
            </w:tcMar>
            <w:vAlign w:val="center"/>
          </w:tcPr>
          <w:p w14:paraId="529A026C">
            <w:pPr>
              <w:pStyle w:val="175"/>
              <w:jc w:val="center"/>
            </w:pPr>
            <w:r>
              <w:rPr>
                <w:lang w:eastAsia="zh-CN"/>
              </w:rPr>
              <w:t>4.15</w:t>
            </w:r>
          </w:p>
        </w:tc>
      </w:tr>
    </w:tbl>
    <w:p w14:paraId="50857F81"/>
    <w:p w14:paraId="2C795C32">
      <w:pPr>
        <w:rPr>
          <w:lang w:eastAsia="zh-CN"/>
        </w:rPr>
      </w:pPr>
      <w:r>
        <w:rPr>
          <w:rStyle w:val="135"/>
          <w:lang w:eastAsia="zh-CN"/>
        </w:rPr>
        <w:t>消融结果分析。</w:t>
      </w:r>
      <w:r>
        <w:rPr>
          <w:lang w:eastAsia="zh-CN"/>
        </w:rPr>
        <w:t xml:space="preserve"> 消融结果表明，分层规划、前驱展开与独立补全均对任务表现有较大影响。与完整方法相比，直接在工具层进行规划的A1配置，其总体平均FAS下降25.82个百分点，多步任务平均FAS下降24.74个百分点。这一结果支持先确定所需能力及其依赖关系、再选择具体工具的分层规划方式。关闭前驱展开（A2）和独立补全（A3）后，总体平均FAS分别下降24.43和23.94个百分点，多步任务平均FAS分别下降27.43和26.88个百分点。这两项消融在多步任务上的降幅均大于总体降幅，说明补齐必需的前置步骤和缺失能力，对完成多步任务尤为重要。</w:t>
      </w:r>
    </w:p>
    <w:p w14:paraId="46D2A5F5">
      <w:pPr>
        <w:rPr>
          <w:lang w:eastAsia="zh-CN"/>
        </w:rPr>
      </w:pPr>
      <w:r>
        <w:rPr>
          <w:lang w:eastAsia="zh-CN"/>
        </w:rPr>
        <w:t>在保留其他补全机制的条件下，仅关闭有向桥接（A4）使平均FAS下降2.27个百分点，多步任务FAS下降4.20个百分点。这表明有向桥接在既有补全机制之外提供了额外收益，且收益在多步任务中更为突出。与关闭全部独立补全的结果相比，该变化也说明，有向桥接是整体补全机制的有效补充。</w:t>
      </w:r>
    </w:p>
    <w:p w14:paraId="1A357FE6">
      <w:pPr>
        <w:rPr>
          <w:lang w:eastAsia="zh-CN"/>
        </w:rPr>
      </w:pPr>
      <w:r>
        <w:rPr>
          <w:lang w:eastAsia="zh-CN"/>
        </w:rPr>
        <w:t>执行阶段的不同机制呈现出不同作用。关闭执行恢复（A6）后，平均FAS和多步任务FAS分别下降4.15和7.20个百分点，说明局部恢复有助于减少执行失败对任务完成的影响。相比之下，关闭工具选择优化（A5）后，平均FAS由0.6387小幅上升至0.6415，而多步任务FAS由0.5333下降至0.5184。当前结果支持该机制对多步任务的帮助，但未显示其在总体得分上的一致收益。</w:t>
      </w:r>
    </w:p>
    <w:p w14:paraId="11785082">
      <w:pPr>
        <w:pStyle w:val="4"/>
        <w:rPr>
          <w:lang w:eastAsia="zh-CN"/>
        </w:rPr>
      </w:pPr>
      <w:r>
        <w:rPr>
          <w:lang w:eastAsia="zh-CN"/>
        </w:rPr>
        <w:t>6.5 Case Study</w:t>
      </w:r>
    </w:p>
    <w:p w14:paraId="4FB5364F">
      <w:pPr>
        <w:rPr>
          <w:lang w:eastAsia="zh-CN"/>
        </w:rPr>
      </w:pPr>
      <w:r>
        <w:rPr>
          <w:lang w:eastAsia="zh-CN"/>
        </w:rPr>
        <w:t>本节通过一个示意案例，说明系统如何组合不同 Skill 中的能力、补齐缺失步骤，并形成具体工具调用。考虑如下任务：“根据提供的同一区域多景遥感栅格，生成逐像元平均的合成栅格，并返回该栅格；计算其中有效像元的均值，说明该均值是否高于给定参考值，以及二者相差多少。”输入影像表示同一变量，空间网格已对齐，参考值与影像数值的单位一致。</w:t>
      </w:r>
    </w:p>
    <w:p w14:paraId="75F15F8B">
      <w:pPr>
        <w:rPr>
          <w:lang w:eastAsia="zh-CN"/>
        </w:rPr>
      </w:pPr>
      <w:r>
        <w:rPr>
          <w:lang w:eastAsia="zh-CN"/>
        </w:rPr>
        <w:t xml:space="preserve"> </w:t>
      </w:r>
      <w:r>
        <w:t>Skill Retrieval 仅返回“影像合成”（RasterCompose，Skill A）与“基准比较”（ReferenceCompare，Skill B）。Skill Planning 从前者选取“输入校验”（InputCheck，w）和“均值合成”（RasterMean，u），从后者选取“差值计算”（ScalarDiff，v）和“符号判断”（SignCheck，z）。</w:t>
      </w:r>
      <w:r>
        <w:rPr>
          <w:lang w:eastAsia="zh-CN"/>
        </w:rPr>
        <w:t>其中，输入校验检查影像变量与空间网格是否满足要求，均值合成使用通过校验的影像列表生成平均栅格，形成依赖 w→u；差值计算输出待比较数值与参考值之差，符号判断依据该差值确定高于、等于或低于参考值的关系，形成依赖 v→z。Hypergraph Composition 展开已选策略声明的必需前驱，并保留能力实例的来源与候选工具范围。此时，计划包含两个尚未衔接的片段：均值合成输出栅格文件，差值计算需要数值输入，二者之间仍缺少对合成结果进行均值统计的操作。</w:t>
      </w:r>
    </w:p>
    <w:p w14:paraId="47EB5873">
      <w:pPr>
        <w:rPr>
          <w:lang w:eastAsia="zh-CN"/>
        </w:rPr>
      </w:pPr>
      <w:r>
        <w:t>Missing Capability Completion 以均值合成 u 和差值计算 v 为共享端点，在未激活的“合成差分”（RasterDiff，Skill C）中检索到分支 u→m→v，其中“均值统计”（ValidMean，m）从合成栅格中提取有效像元均值。</w:t>
      </w:r>
      <w:r>
        <w:rPr>
          <w:lang w:eastAsia="zh-CN"/>
        </w:rPr>
        <w:t>这里的“合成差分”指对合成结果的统计值与参考值求差。均值统计的必要性由 Query 明确提出，Skill C 则提供其与前后操作之间可复用的依赖关系及使用约束。在本例设定下，该分支是同一有序端点对中唯一满足前驱、类型、工具可用性及无环要求的候选：均值合成的栅格输出可作为均值统计的输入，统计得到的数值又可用于差值计算。接入时，系统保留入口 u 的原有约束，补入 m，并更新末端 v 的依赖、候选工具范围与输入绑定；已有依赖 w→u 和 v→z 继续保留。重新展开计划并核验依赖后，两个片段被连接为“输入校验→均值合成→均值统计→差值计算→符号判断”（w→u→m→v→z）。</w:t>
      </w:r>
    </w:p>
    <w:p w14:paraId="2AACFE7C">
      <w:pPr>
        <w:spacing w:line="20" w:lineRule="exact"/>
        <w:rPr>
          <w:sz w:val="2"/>
          <w:lang w:eastAsia="zh-CN"/>
        </w:rPr>
        <w:sectPr>
          <w:headerReference r:id="rId27" w:type="default"/>
          <w:footerReference r:id="rId28" w:type="default"/>
          <w:type w:val="continuous"/>
          <w:pgSz w:w="12240" w:h="15840"/>
          <w:pgMar w:top="1674" w:right="1076" w:bottom="1693" w:left="1076" w:header="1080" w:footer="1200" w:gutter="0"/>
          <w:cols w:space="478" w:num="2"/>
          <w:docGrid w:linePitch="360" w:charSpace="0"/>
        </w:sectPr>
      </w:pPr>
    </w:p>
    <w:p w14:paraId="49AB9232">
      <w:pPr>
        <w:keepNext/>
        <w:keepLines/>
        <w:spacing w:before="80" w:after="80" w:line="240" w:lineRule="auto"/>
        <w:ind w:firstLine="0"/>
        <w:jc w:val="center"/>
      </w:pPr>
      <w:r>
        <w:drawing>
          <wp:inline distT="0" distB="0" distL="114300" distR="114300">
            <wp:extent cx="6355080" cy="5787390"/>
            <wp:effectExtent l="0" t="0" r="7620" b="3810"/>
            <wp:docPr id="10" name="Case Study" descr="跨Skill能力组合、均值统计补全与工具执行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se Study" descr="跨Skill能力组合、均值统计补全与工具执行示意"/>
                    <pic:cNvPicPr>
                      <a:picLocks noChangeAspect="1"/>
                    </pic:cNvPicPr>
                  </pic:nvPicPr>
                  <pic:blipFill>
                    <a:blip r:embed="rId40"/>
                    <a:stretch>
                      <a:fillRect/>
                    </a:stretch>
                  </pic:blipFill>
                  <pic:spPr>
                    <a:xfrm>
                      <a:off x="0" y="0"/>
                      <a:ext cx="6355080" cy="5787662"/>
                    </a:xfrm>
                    <a:prstGeom prst="rect">
                      <a:avLst/>
                    </a:prstGeom>
                  </pic:spPr>
                </pic:pic>
              </a:graphicData>
            </a:graphic>
          </wp:inline>
        </w:drawing>
      </w:r>
    </w:p>
    <w:p w14:paraId="56145603">
      <w:pPr>
        <w:keepLines/>
        <w:spacing w:before="80" w:after="80" w:line="240" w:lineRule="auto"/>
        <w:ind w:firstLine="0"/>
        <w:jc w:val="center"/>
        <w:rPr>
          <w:lang w:eastAsia="zh-CN"/>
        </w:rPr>
        <w:sectPr>
          <w:headerReference r:id="rId29" w:type="default"/>
          <w:footerReference r:id="rId30" w:type="default"/>
          <w:type w:val="continuous"/>
          <w:pgSz w:w="12240" w:h="15840"/>
          <w:pgMar w:top="1674" w:right="1076" w:bottom="1693" w:left="1076" w:header="1080" w:footer="1200" w:gutter="0"/>
          <w:cols w:space="478" w:num="1"/>
          <w:docGrid w:linePitch="360" w:charSpace="0"/>
        </w:sectPr>
      </w:pPr>
      <w:r>
        <w:t>图6 跨 Skill 能力组合与工具执行示例。阶段1选取 Skill A 的 w→u 与 Skill B 的 v→z；阶段2利用 Skill C 的 u→m→v 分支补入均值统计能力 m；阶段3将五步能力流程落实为工具调用，传递中间产物并返回合成栅格、均值、差值及比较关系。</w:t>
      </w:r>
      <w:r>
        <w:rPr>
          <w:lang w:eastAsia="zh-CN"/>
        </w:rPr>
        <w:t>图中流程为机制示意。</w:t>
      </w:r>
    </w:p>
    <w:p w14:paraId="6534A6BA">
      <w:pPr>
        <w:rPr>
          <w:lang w:eastAsia="zh-CN"/>
        </w:rPr>
      </w:pPr>
      <w:r>
        <w:rPr>
          <w:lang w:eastAsia="zh-CN"/>
        </w:rPr>
        <w:t>Tool Grounding 随后依据各能力实例的候选工具范围与参数约束，选择对应的校验、合成、统计、差分和符号比较工具。GeoToolKG 的工具关联提供候选检索线索，具体调用仍须通过实例与输入适配检查；桥接分支落实到调用链时，还须确认 u、v 各有唯一对应的端点实例，且顺序符合桥接方向。执行时，Tool Execution 将通过校验的影像列表传给合成工具，再以仅包含合成栅格路径的列表调用统计工具。统计返回的均值与题目参考值分别绑定为差分工具的参数 a、b，得到 d=a−b；符号比较工具随后将 d 与零比较，输出相应的大小关系。这样，统计对象始终是本题生成的合成栅格，比较基准始终是题目给定的参考值，最终关系判断则基于同一次差值计算的结果。</w:t>
      </w:r>
    </w:p>
    <w:p w14:paraId="2FED0E27">
      <w:pPr>
        <w:rPr>
          <w:lang w:eastAsia="zh-CN"/>
        </w:rPr>
      </w:pPr>
      <w:r>
        <w:rPr>
          <w:lang w:eastAsia="zh-CN"/>
        </w:rPr>
        <w:t>若区域统计调用失败，Failure Recovery 依据失败状态及恢复规则判断能否重试，或在实例允许的范围内选择替代工具，同时保留已完成的校验与合成步骤，复用合成栅格。执行结果不确定时不自动重放，恢复需要新增能力时暂停后续执行。各步成功后，Final Answer 汇总合成栅格、有效像元均值、差值及大小关系，分别回应任务的返回要求。本例由此说明，跨 Skill 补全不仅需要连接能力步骤，还需要保留原有依赖，并将任务输入与中间产物准确绑定到后续调用。</w:t>
      </w:r>
    </w:p>
    <w:p w14:paraId="3444CD2E">
      <w:pPr>
        <w:rPr>
          <w:lang w:eastAsia="zh-CN"/>
        </w:rPr>
      </w:pPr>
      <w:r>
        <w:rPr>
          <w:rFonts w:hint="eastAsia"/>
          <w:lang w:eastAsia="zh-CN"/>
        </w:rPr>
        <w:t>在成功执行并通过结果核验的条件下，上述五步流程还可组织为候选“合成对照”（CompositeCompare，Skill D）。该候选 Skill 将影像列表与参考值参数化为可重新绑定的任务输入，保存步骤间的产物依赖以及各能力的使用约束，为后续任务复用这一组合提供策略描述。其在其他输入与任务中的适用性仍需进一步验证，本例不据此推断新 Skill 的复用收益。</w:t>
      </w:r>
    </w:p>
    <w:p w14:paraId="4E801D79">
      <w:pPr>
        <w:pStyle w:val="3"/>
        <w:rPr>
          <w:lang w:eastAsia="zh-CN"/>
        </w:rPr>
      </w:pPr>
      <w:r>
        <w:rPr>
          <w:lang w:eastAsia="zh-CN"/>
        </w:rPr>
        <w:t>7 讨论与结论</w:t>
      </w:r>
    </w:p>
    <w:p w14:paraId="23F79AE7">
      <w:pPr>
        <w:rPr>
          <w:lang w:eastAsia="zh-CN"/>
        </w:rPr>
      </w:pPr>
      <w:r>
        <w:rPr>
          <w:lang w:eastAsia="zh-CN"/>
        </w:rPr>
        <w:t>本文提出AgentGS，通过Skill–Capability–Tool分层表示，将任务策略、共享操作与工具实现分离，支持跨Skill的局部能力组合。在此基础上，超图缺失能力补全依据带有策略来源的依赖关系及类型、工具约束，补充计划中缺失的中间能力，并通过工具选择、参数与产物绑定及局部恢复，将能力计划落实为实际调用。组合形成的能力流程还可进一步组织为候选Skill，为后续任务中的策略复用提供基础。</w:t>
      </w:r>
    </w:p>
    <w:p w14:paraId="6CFE51A1">
      <w:pPr>
        <w:rPr>
          <w:lang w:eastAsia="zh-CN"/>
        </w:rPr>
      </w:pPr>
      <w:r>
        <w:rPr>
          <w:lang w:eastAsia="zh-CN"/>
        </w:rPr>
        <w:t>GeoToolEval实验表明，AgentGS具有良好的整体任务处理能力，在多步任务中展现出能力组合与工具编排的优势。消融实验进一步验证了前驱展开、缺失能力补全及执行机制对任务表现的贡献，说明分层能力组织与受约束的计划补全能够有效支持复杂科学任务的求解。</w:t>
      </w:r>
    </w:p>
    <w:p w14:paraId="738E72CA">
      <w:pPr>
        <w:rPr>
          <w:lang w:eastAsia="zh-CN"/>
        </w:rPr>
      </w:pPr>
      <w:r>
        <w:rPr>
          <w:lang w:eastAsia="zh-CN"/>
        </w:rPr>
        <w:t>当前方法仍依赖注册知识的覆盖范围，结构与类型约束尚不足以充分判断补入操作对任务目标的必要性，局部恢复也受限于已有能力计划。将组合流程组织为新的Skill，能够保存已有能力的组合方式，但不会自动扩展底层能力与工具的覆盖范围，其对后续任务表现及规划成本的影响也尚未得到独立验证。未来将进一步结合任务语义与执行反馈改进补全和计划修正，评估新Skill在不同任务中的适用性与复用收益，并拓展对未见能力组合及工具变化的泛化验证。</w:t>
      </w:r>
    </w:p>
    <w:p w14:paraId="3AD69F67">
      <w:pPr>
        <w:rPr>
          <w:lang w:eastAsia="zh-CN"/>
        </w:rPr>
      </w:pPr>
    </w:p>
    <w:p w14:paraId="56ADFB2C">
      <w:pPr>
        <w:rPr>
          <w:lang w:eastAsia="zh-CN"/>
        </w:rPr>
      </w:pPr>
    </w:p>
    <w:p w14:paraId="6B89AF22">
      <w:pPr>
        <w:rPr>
          <w:lang w:eastAsia="zh-CN"/>
        </w:rPr>
      </w:pPr>
    </w:p>
    <w:p w14:paraId="1C1097A0">
      <w:pPr>
        <w:rPr>
          <w:lang w:eastAsia="zh-CN"/>
        </w:rPr>
      </w:pPr>
    </w:p>
    <w:p w14:paraId="43959ABC">
      <w:pPr>
        <w:rPr>
          <w:lang w:eastAsia="zh-CN"/>
        </w:rPr>
      </w:pPr>
    </w:p>
    <w:p w14:paraId="5D5DEE52">
      <w:pPr>
        <w:rPr>
          <w:lang w:eastAsia="zh-CN"/>
        </w:rPr>
      </w:pPr>
    </w:p>
    <w:p w14:paraId="778C9953">
      <w:pPr>
        <w:pStyle w:val="3"/>
        <w:rPr>
          <w:lang w:eastAsia="zh-CN"/>
        </w:rPr>
      </w:pPr>
      <w:r>
        <w:rPr>
          <w:lang w:eastAsia="zh-CN"/>
        </w:rPr>
        <w:t>参考文献</w:t>
      </w:r>
    </w:p>
    <w:p w14:paraId="67E307AD">
      <w:pPr>
        <w:pStyle w:val="178"/>
      </w:pPr>
      <w:r>
        <w:rPr>
          <w:lang w:eastAsia="zh-CN"/>
        </w:rPr>
        <w:t>[</w:t>
      </w:r>
      <w:bookmarkStart w:id="4" w:name="bib_zheng2025frontiers"/>
      <w:r>
        <w:fldChar w:fldCharType="begin"/>
      </w:r>
      <w:r>
        <w:rPr>
          <w:lang w:eastAsia="zh-CN"/>
        </w:rPr>
        <w:instrText xml:space="preserve"> SEQ Bibliography \* ARABIC </w:instrText>
      </w:r>
      <w:r>
        <w:fldChar w:fldCharType="separate"/>
      </w:r>
      <w:r>
        <w:rPr>
          <w:lang w:eastAsia="zh-CN"/>
        </w:rPr>
        <w:t>1</w:t>
      </w:r>
      <w:r>
        <w:fldChar w:fldCharType="end"/>
      </w:r>
      <w:bookmarkEnd w:id="4"/>
      <w:r>
        <w:rPr>
          <w:lang w:eastAsia="zh-CN"/>
        </w:rPr>
        <w:t xml:space="preserve">] 郑永飞. 地球科学研究前沿. 科学通报, 2025, 70(36): 6188–6203. </w:t>
      </w:r>
      <w:r>
        <w:t xml:space="preserve">DOI: </w:t>
      </w:r>
      <w:r>
        <w:fldChar w:fldCharType="begin"/>
      </w:r>
      <w:r>
        <w:instrText xml:space="preserve"> HYPERLINK "https://doi.org/10.1360/CSB-2025-5248" \h </w:instrText>
      </w:r>
      <w:r>
        <w:fldChar w:fldCharType="separate"/>
      </w:r>
      <w:r>
        <w:t>10.1360/CSB-2025-5248</w:t>
      </w:r>
      <w:r>
        <w:fldChar w:fldCharType="end"/>
      </w:r>
      <w:r>
        <w:t xml:space="preserve">. </w:t>
      </w:r>
      <w:r>
        <w:fldChar w:fldCharType="begin"/>
      </w:r>
      <w:r>
        <w:instrText xml:space="preserve"> HYPERLINK "https://www.sciengine.com/doi/10.1360/CSB-2025-5248" \h </w:instrText>
      </w:r>
      <w:r>
        <w:fldChar w:fldCharType="separate"/>
      </w:r>
      <w:r>
        <w:t>https://www.sciengine.com/doi/10.1360/CSB-2025-5248</w:t>
      </w:r>
      <w:r>
        <w:fldChar w:fldCharType="end"/>
      </w:r>
      <w:r>
        <w:t>.</w:t>
      </w:r>
    </w:p>
    <w:p w14:paraId="0BAA61E0">
      <w:pPr>
        <w:pStyle w:val="178"/>
      </w:pPr>
      <w:r>
        <w:t>[</w:t>
      </w:r>
      <w:bookmarkStart w:id="5" w:name="bib_xu2025earthse"/>
      <w:r>
        <w:fldChar w:fldCharType="begin"/>
      </w:r>
      <w:r>
        <w:instrText xml:space="preserve"> SEQ Bibliography \* ARABIC </w:instrText>
      </w:r>
      <w:r>
        <w:fldChar w:fldCharType="separate"/>
      </w:r>
      <w:r>
        <w:t>2</w:t>
      </w:r>
      <w:r>
        <w:fldChar w:fldCharType="end"/>
      </w:r>
      <w:bookmarkEnd w:id="5"/>
      <w:r>
        <w:t xml:space="preserve">] Xu, Wanghan; Zhao, Xiangyu; Zhou, Yuhao; Yue, Xiaoyu; Fei, Ben; Ling, Fenghua; Zhang, Wenlong; Bai, Lei. EarthSE: A Benchmark for Evaluating Earth Scientific Exploration Capability of LLMs. arXiv preprint arXiv:2505.17139v3, 2025. DOI: </w:t>
      </w:r>
      <w:r>
        <w:fldChar w:fldCharType="begin"/>
      </w:r>
      <w:r>
        <w:instrText xml:space="preserve"> HYPERLINK "https://doi.org/10.48550/arXiv.2505.17139" \h </w:instrText>
      </w:r>
      <w:r>
        <w:fldChar w:fldCharType="separate"/>
      </w:r>
      <w:r>
        <w:t>10.48550/arXiv.2505.17139</w:t>
      </w:r>
      <w:r>
        <w:fldChar w:fldCharType="end"/>
      </w:r>
      <w:r>
        <w:t xml:space="preserve">. </w:t>
      </w:r>
      <w:r>
        <w:fldChar w:fldCharType="begin"/>
      </w:r>
      <w:r>
        <w:instrText xml:space="preserve"> HYPERLINK "https://arxiv.org/abs/2505.17139v3" \h </w:instrText>
      </w:r>
      <w:r>
        <w:fldChar w:fldCharType="separate"/>
      </w:r>
      <w:r>
        <w:t>https://arxiv.org/abs/2505.17139v3</w:t>
      </w:r>
      <w:r>
        <w:fldChar w:fldCharType="end"/>
      </w:r>
      <w:r>
        <w:t>.</w:t>
      </w:r>
    </w:p>
    <w:p w14:paraId="227982AD">
      <w:pPr>
        <w:pStyle w:val="178"/>
      </w:pPr>
      <w:r>
        <w:t>[</w:t>
      </w:r>
      <w:bookmarkStart w:id="6" w:name="bib_krechetova2025geobenchx"/>
      <w:r>
        <w:fldChar w:fldCharType="begin"/>
      </w:r>
      <w:r>
        <w:instrText xml:space="preserve"> SEQ Bibliography \* ARABIC </w:instrText>
      </w:r>
      <w:r>
        <w:fldChar w:fldCharType="separate"/>
      </w:r>
      <w:r>
        <w:t>3</w:t>
      </w:r>
      <w:r>
        <w:fldChar w:fldCharType="end"/>
      </w:r>
      <w:bookmarkEnd w:id="6"/>
      <w:r>
        <w:t xml:space="preserve">] Krechetova, Varvara; Kochedykov, Denis. GeoBenchX: Benchmarking LLMs in Agent Solving Multistep Geospatial Tasks. Proceedings of the 1st ACM SIGSPATIAL International Workshop on Generative and Agentic AI for Multi-Modality Space-Time Intelligence, 2025: 27–35. DOI: </w:t>
      </w:r>
      <w:r>
        <w:fldChar w:fldCharType="begin"/>
      </w:r>
      <w:r>
        <w:instrText xml:space="preserve"> HYPERLINK "https://doi.org/10.1145/3764915.3770721" \h </w:instrText>
      </w:r>
      <w:r>
        <w:fldChar w:fldCharType="separate"/>
      </w:r>
      <w:r>
        <w:t>10.1145/3764915.3770721</w:t>
      </w:r>
      <w:r>
        <w:fldChar w:fldCharType="end"/>
      </w:r>
      <w:r>
        <w:t xml:space="preserve">. </w:t>
      </w:r>
    </w:p>
    <w:p w14:paraId="2A96F872">
      <w:pPr>
        <w:pStyle w:val="178"/>
      </w:pPr>
      <w:r>
        <w:t>[</w:t>
      </w:r>
      <w:bookmarkStart w:id="7" w:name="bib_feng2026earthagent"/>
      <w:r>
        <w:fldChar w:fldCharType="begin"/>
      </w:r>
      <w:r>
        <w:instrText xml:space="preserve"> SEQ Bibliography \* ARABIC </w:instrText>
      </w:r>
      <w:r>
        <w:fldChar w:fldCharType="separate"/>
      </w:r>
      <w:r>
        <w:t>4</w:t>
      </w:r>
      <w:r>
        <w:fldChar w:fldCharType="end"/>
      </w:r>
      <w:bookmarkEnd w:id="7"/>
      <w:r>
        <w:t xml:space="preserve">] Feng, Peilin; Lv, Zhutao; Ye, Junyan; Wang, Xiaolei; Huo, Xinjie; Yu, Jinhua; Xu, Wanghan; Zhang, Wenlong; Bai, Lei; He, Conghui; Li, Weijia. Earth-Agent: Unlocking the Full Landscape of Earth Observation with Agents. International Conference on Learning Representations, 2026. </w:t>
      </w:r>
      <w:r>
        <w:fldChar w:fldCharType="begin"/>
      </w:r>
      <w:r>
        <w:instrText xml:space="preserve"> HYPERLINK "https://arxiv.org/abs/2509.23141v3" \h </w:instrText>
      </w:r>
      <w:r>
        <w:fldChar w:fldCharType="separate"/>
      </w:r>
      <w:r>
        <w:t>https://arxiv.org/abs/2509.23141v3</w:t>
      </w:r>
      <w:r>
        <w:fldChar w:fldCharType="end"/>
      </w:r>
      <w:r>
        <w:t>.</w:t>
      </w:r>
    </w:p>
    <w:p w14:paraId="7CC5FFD5">
      <w:pPr>
        <w:pStyle w:val="178"/>
      </w:pPr>
      <w:r>
        <w:t>[</w:t>
      </w:r>
      <w:bookmarkStart w:id="8" w:name="bib_yu2026geoagentbench"/>
      <w:r>
        <w:fldChar w:fldCharType="begin"/>
      </w:r>
      <w:r>
        <w:instrText xml:space="preserve"> SEQ Bibliography \* ARABIC </w:instrText>
      </w:r>
      <w:r>
        <w:fldChar w:fldCharType="separate"/>
      </w:r>
      <w:r>
        <w:t>5</w:t>
      </w:r>
      <w:r>
        <w:fldChar w:fldCharType="end"/>
      </w:r>
      <w:bookmarkEnd w:id="8"/>
      <w:r>
        <w:t xml:space="preserve">] Yu, Bo; Yang, Cheng; Hou, Dongyang; Liu, Chengfu; Liu, Jiayao; Wang, Chi; Zhang, Zhiming; Li, Haifeng; Yang, Wentao. GeoAgentBench: A Dynamic Execution Benchmark for Tool-Augmented Agents in Spatial Analysis. arXiv:2604.13888v1, 2026. </w:t>
      </w:r>
      <w:r>
        <w:fldChar w:fldCharType="begin"/>
      </w:r>
      <w:r>
        <w:instrText xml:space="preserve"> HYPERLINK "https://arxiv.org/abs/2604.13888v1" \h </w:instrText>
      </w:r>
      <w:r>
        <w:fldChar w:fldCharType="separate"/>
      </w:r>
      <w:r>
        <w:t>https://arxiv.org/abs/2604.13888v1</w:t>
      </w:r>
      <w:r>
        <w:fldChar w:fldCharType="end"/>
      </w:r>
      <w:r>
        <w:t>.</w:t>
      </w:r>
    </w:p>
    <w:p w14:paraId="52F48716">
      <w:pPr>
        <w:pStyle w:val="178"/>
      </w:pPr>
      <w:r>
        <w:t>[</w:t>
      </w:r>
      <w:bookmarkStart w:id="9" w:name="bib_yao2023react"/>
      <w:r>
        <w:fldChar w:fldCharType="begin"/>
      </w:r>
      <w:r>
        <w:instrText xml:space="preserve"> SEQ Bibliography \* ARABIC </w:instrText>
      </w:r>
      <w:r>
        <w:fldChar w:fldCharType="separate"/>
      </w:r>
      <w:r>
        <w:t>6</w:t>
      </w:r>
      <w:r>
        <w:fldChar w:fldCharType="end"/>
      </w:r>
      <w:bookmarkEnd w:id="9"/>
      <w:r>
        <w:t xml:space="preserve">] Yao, Shunyu; Zhao, Jeffrey; Yu, Dian; Du, Nan; Shafran, Izhak; Narasimhan, Karthik; Cao, Yuan. ReAct: Synergizing Reasoning and Acting in Language Models. International Conference on Learning Representations, 2023. </w:t>
      </w:r>
      <w:r>
        <w:fldChar w:fldCharType="begin"/>
      </w:r>
      <w:r>
        <w:instrText xml:space="preserve"> HYPERLINK "https://arxiv.org/abs/2210.03629v3" \h </w:instrText>
      </w:r>
      <w:r>
        <w:fldChar w:fldCharType="separate"/>
      </w:r>
      <w:r>
        <w:t>https://arxiv.org/abs/2210.03629v3</w:t>
      </w:r>
      <w:r>
        <w:fldChar w:fldCharType="end"/>
      </w:r>
      <w:r>
        <w:t>.</w:t>
      </w:r>
    </w:p>
    <w:p w14:paraId="09EF48D0">
      <w:pPr>
        <w:pStyle w:val="178"/>
      </w:pPr>
      <w:r>
        <w:t>[</w:t>
      </w:r>
      <w:bookmarkStart w:id="10" w:name="bib_ding2025scitoolagent"/>
      <w:r>
        <w:fldChar w:fldCharType="begin"/>
      </w:r>
      <w:r>
        <w:instrText xml:space="preserve"> SEQ Bibliography \* ARABIC </w:instrText>
      </w:r>
      <w:r>
        <w:fldChar w:fldCharType="separate"/>
      </w:r>
      <w:r>
        <w:t>7</w:t>
      </w:r>
      <w:r>
        <w:fldChar w:fldCharType="end"/>
      </w:r>
      <w:bookmarkEnd w:id="10"/>
      <w:r>
        <w:t xml:space="preserve">] Ding, Keyan; Yu, Jing; Huang, Junjie; Yang, Yuchen; Zhang, Qiang; Chen, Huajun. SciToolAgent: A Knowledge Graph-Driven Scientific Agent for Multi-Tool Integration. arXiv:2507.20280v1, 2025. </w:t>
      </w:r>
      <w:r>
        <w:fldChar w:fldCharType="begin"/>
      </w:r>
      <w:r>
        <w:instrText xml:space="preserve"> HYPERLINK "https://arxiv.org/abs/2507.20280v1" \h </w:instrText>
      </w:r>
      <w:r>
        <w:fldChar w:fldCharType="separate"/>
      </w:r>
      <w:r>
        <w:t>https://arxiv.org/abs/2507.20280v1</w:t>
      </w:r>
      <w:r>
        <w:fldChar w:fldCharType="end"/>
      </w:r>
      <w:r>
        <w:t>.</w:t>
      </w:r>
    </w:p>
    <w:p w14:paraId="3BC903AB">
      <w:pPr>
        <w:pStyle w:val="178"/>
      </w:pPr>
      <w:r>
        <w:t>[</w:t>
      </w:r>
      <w:bookmarkStart w:id="11" w:name="bib_wang2023voyager"/>
      <w:r>
        <w:fldChar w:fldCharType="begin"/>
      </w:r>
      <w:r>
        <w:instrText xml:space="preserve"> SEQ Bibliography \* ARABIC </w:instrText>
      </w:r>
      <w:r>
        <w:fldChar w:fldCharType="separate"/>
      </w:r>
      <w:r>
        <w:t>8</w:t>
      </w:r>
      <w:r>
        <w:fldChar w:fldCharType="end"/>
      </w:r>
      <w:bookmarkEnd w:id="11"/>
      <w:r>
        <w:t xml:space="preserve">] Wang, Guanzhi; Xie, Yuqi; Jiang, Yunfan; Mandlekar, Ajay; Xiao, Chaowei; Zhu, Yuke; Fan, Linxi; Anandkumar, Anima. Voyager: An Open-Ended Embodied Agent with Large Language Models. arXiv preprint, 2023. </w:t>
      </w:r>
      <w:r>
        <w:fldChar w:fldCharType="begin"/>
      </w:r>
      <w:r>
        <w:instrText xml:space="preserve"> HYPERLINK "https://arxiv.org/abs/2305.16291v2" \h </w:instrText>
      </w:r>
      <w:r>
        <w:fldChar w:fldCharType="separate"/>
      </w:r>
      <w:r>
        <w:t>https://arxiv.org/abs/2305.16291v2</w:t>
      </w:r>
      <w:r>
        <w:fldChar w:fldCharType="end"/>
      </w:r>
      <w:r>
        <w:t>.</w:t>
      </w:r>
    </w:p>
    <w:p w14:paraId="299E8220">
      <w:pPr>
        <w:pStyle w:val="178"/>
      </w:pPr>
      <w:r>
        <w:t>[</w:t>
      </w:r>
      <w:bookmarkStart w:id="12" w:name="bib_wu2024toolplanner"/>
      <w:r>
        <w:fldChar w:fldCharType="begin"/>
      </w:r>
      <w:r>
        <w:instrText xml:space="preserve"> SEQ Bibliography \* ARABIC </w:instrText>
      </w:r>
      <w:r>
        <w:fldChar w:fldCharType="separate"/>
      </w:r>
      <w:r>
        <w:t>9</w:t>
      </w:r>
      <w:r>
        <w:fldChar w:fldCharType="end"/>
      </w:r>
      <w:bookmarkEnd w:id="12"/>
      <w:r>
        <w:t xml:space="preserve">] Wu, Qinzhuo; Liu, Wei; Luan, Jian; Wang, Bin. ToolPlanner: A Tool Augmented LLM for Multi Granularity Instructions with Path Planning and Feedback. Proceedings of the 2024 Conference on Empirical Methods in Natural Language Processing, 2024: 18315–18339. DOI: </w:t>
      </w:r>
      <w:r>
        <w:fldChar w:fldCharType="begin"/>
      </w:r>
      <w:r>
        <w:instrText xml:space="preserve"> HYPERLINK "https://doi.org/10.18653/v1/2024.emnlp-main.1018" \h </w:instrText>
      </w:r>
      <w:r>
        <w:fldChar w:fldCharType="separate"/>
      </w:r>
      <w:r>
        <w:t>10.18653/v1/2024.emnlp-main.1018</w:t>
      </w:r>
      <w:r>
        <w:fldChar w:fldCharType="end"/>
      </w:r>
      <w:r>
        <w:t xml:space="preserve">. </w:t>
      </w:r>
      <w:r>
        <w:fldChar w:fldCharType="begin"/>
      </w:r>
      <w:r>
        <w:instrText xml:space="preserve"> HYPERLINK "https://aclanthology.org/2024.emnlp-main.1018/" \h </w:instrText>
      </w:r>
      <w:r>
        <w:fldChar w:fldCharType="separate"/>
      </w:r>
      <w:r>
        <w:t>https://aclanthology.org/2024.emnlp-main.1018/</w:t>
      </w:r>
      <w:r>
        <w:fldChar w:fldCharType="end"/>
      </w:r>
      <w:r>
        <w:t>.</w:t>
      </w:r>
    </w:p>
    <w:p w14:paraId="40F2D8A5">
      <w:pPr>
        <w:pStyle w:val="178"/>
      </w:pPr>
      <w:r>
        <w:t>[</w:t>
      </w:r>
      <w:bookmarkStart w:id="13" w:name="bib_liu2025toolplanner"/>
      <w:r>
        <w:fldChar w:fldCharType="begin"/>
      </w:r>
      <w:r>
        <w:instrText xml:space="preserve"> SEQ Bibliography \* ARABIC </w:instrText>
      </w:r>
      <w:r>
        <w:fldChar w:fldCharType="separate"/>
      </w:r>
      <w:r>
        <w:t>10</w:t>
      </w:r>
      <w:r>
        <w:fldChar w:fldCharType="end"/>
      </w:r>
      <w:bookmarkEnd w:id="13"/>
      <w:r>
        <w:t xml:space="preserve">] Liu, Yanming; Peng, Xinyue; Cao, Jiannan; Shi Bo; Zhang, Yuwei; Zhang, Xuhong; Cheng, Sheng; Wang, Xun; Yin, Jianwei; Du, Tianyu. Tool-Planner: Task Planning with Clusters across Multiple Tools. International Conference on Learning Representations, 2025. </w:t>
      </w:r>
      <w:r>
        <w:fldChar w:fldCharType="begin"/>
      </w:r>
      <w:r>
        <w:instrText xml:space="preserve"> HYPERLINK "https://proceedings.iclr.cc/paper_files/paper/2025/file/7f605d59a0dbde101518b552cb616ddf-Paper-Conference.pdf" \h </w:instrText>
      </w:r>
      <w:r>
        <w:fldChar w:fldCharType="separate"/>
      </w:r>
      <w:r>
        <w:t>https://proceedings.iclr.cc/paper_files/paper/2025/file/7f605d59a0dbde101518b552cb616ddf-Paper-Conference.pdf</w:t>
      </w:r>
      <w:r>
        <w:fldChar w:fldCharType="end"/>
      </w:r>
      <w:r>
        <w:t>.</w:t>
      </w:r>
    </w:p>
    <w:p w14:paraId="3F6E15AC">
      <w:pPr>
        <w:pStyle w:val="178"/>
      </w:pPr>
      <w:r>
        <w:t>[</w:t>
      </w:r>
      <w:bookmarkStart w:id="14" w:name="bib_liu2023llmp"/>
      <w:r>
        <w:fldChar w:fldCharType="begin"/>
      </w:r>
      <w:r>
        <w:instrText xml:space="preserve"> SEQ Bibliography \* ARABIC </w:instrText>
      </w:r>
      <w:r>
        <w:fldChar w:fldCharType="separate"/>
      </w:r>
      <w:r>
        <w:t>11</w:t>
      </w:r>
      <w:r>
        <w:fldChar w:fldCharType="end"/>
      </w:r>
      <w:bookmarkEnd w:id="14"/>
      <w:r>
        <w:t xml:space="preserve">] Liu, Bo; Jiang, Yuqian; Zhang, Xiaohan; Liu, Qiang; Zhang, Shiqi; Biswas, Joydeep; Stone, Peter. LLM+P: Empowering Large Language Models with Optimal Planning Proficiency. arXiv:2304.11477v3, 2023. </w:t>
      </w:r>
      <w:r>
        <w:fldChar w:fldCharType="begin"/>
      </w:r>
      <w:r>
        <w:instrText xml:space="preserve"> HYPERLINK "https://arxiv.org/abs/2304.11477v3" \h </w:instrText>
      </w:r>
      <w:r>
        <w:fldChar w:fldCharType="separate"/>
      </w:r>
      <w:r>
        <w:t>https://arxiv.org/abs/2304.11477v3</w:t>
      </w:r>
      <w:r>
        <w:fldChar w:fldCharType="end"/>
      </w:r>
      <w:r>
        <w:t>.</w:t>
      </w:r>
    </w:p>
    <w:p w14:paraId="7D423841">
      <w:pPr>
        <w:pStyle w:val="178"/>
      </w:pPr>
      <w:r>
        <w:t>[</w:t>
      </w:r>
      <w:bookmarkStart w:id="15" w:name="bib_meneguzzi2025bdi"/>
      <w:r>
        <w:fldChar w:fldCharType="begin"/>
      </w:r>
      <w:r>
        <w:instrText xml:space="preserve"> SEQ Bibliography \* ARABIC </w:instrText>
      </w:r>
      <w:r>
        <w:fldChar w:fldCharType="separate"/>
      </w:r>
      <w:r>
        <w:t>12</w:t>
      </w:r>
      <w:r>
        <w:fldChar w:fldCharType="end"/>
      </w:r>
      <w:bookmarkEnd w:id="15"/>
      <w:r>
        <w:t xml:space="preserve">] Meneguzzi, Felipe; Pereira, Ramon Fraga; Oren, Nir. Generalised BDI Planning. Proceedings of AAMAS 2025, 2025: 1483–1491. </w:t>
      </w:r>
      <w:r>
        <w:fldChar w:fldCharType="begin"/>
      </w:r>
      <w:r>
        <w:instrText xml:space="preserve"> HYPERLINK "https://www.ifaamas.org/Proceedings/aamas2025/pdfs/p1483.pdf" \h </w:instrText>
      </w:r>
      <w:r>
        <w:fldChar w:fldCharType="separate"/>
      </w:r>
      <w:r>
        <w:t>https://www.ifaamas.org/Proceedings/aamas2025/pdfs/p1483.pdf</w:t>
      </w:r>
      <w:r>
        <w:fldChar w:fldCharType="end"/>
      </w:r>
      <w:r>
        <w:t>.</w:t>
      </w:r>
    </w:p>
    <w:p w14:paraId="70750E78">
      <w:pPr>
        <w:pStyle w:val="178"/>
      </w:pPr>
      <w:r>
        <w:t>[</w:t>
      </w:r>
      <w:bookmarkStart w:id="16" w:name="bib_liu2024toolnet"/>
      <w:r>
        <w:fldChar w:fldCharType="begin"/>
      </w:r>
      <w:r>
        <w:instrText xml:space="preserve"> SEQ Bibliography \* ARABIC </w:instrText>
      </w:r>
      <w:r>
        <w:fldChar w:fldCharType="separate"/>
      </w:r>
      <w:r>
        <w:t>13</w:t>
      </w:r>
      <w:r>
        <w:fldChar w:fldCharType="end"/>
      </w:r>
      <w:bookmarkEnd w:id="16"/>
      <w:r>
        <w:t xml:space="preserve">] Liu, Xukun; Peng, Zhiyuan; Yi, Xiaoyuan; Xie, Xing; Xiang, Lirong; Liu, Yuchen; Xu, Dongkuan. ToolNet: Connecting Large Language Models with Massive Tools via Tool Graph. arXiv preprint, 2024. </w:t>
      </w:r>
      <w:r>
        <w:fldChar w:fldCharType="begin"/>
      </w:r>
      <w:r>
        <w:instrText xml:space="preserve"> HYPERLINK "https://arxiv.org/abs/2403.00839v1" \h </w:instrText>
      </w:r>
      <w:r>
        <w:fldChar w:fldCharType="separate"/>
      </w:r>
      <w:r>
        <w:t>https://arxiv.org/abs/2403.00839v1</w:t>
      </w:r>
      <w:r>
        <w:fldChar w:fldCharType="end"/>
      </w:r>
      <w:r>
        <w:t>.</w:t>
      </w:r>
    </w:p>
    <w:p w14:paraId="55B91158">
      <w:pPr>
        <w:pStyle w:val="178"/>
      </w:pPr>
      <w:r>
        <w:t>[</w:t>
      </w:r>
      <w:bookmarkStart w:id="17" w:name="bib_liu2024controlllm"/>
      <w:r>
        <w:fldChar w:fldCharType="begin"/>
      </w:r>
      <w:r>
        <w:instrText xml:space="preserve"> SEQ Bibliography \* ARABIC </w:instrText>
      </w:r>
      <w:r>
        <w:fldChar w:fldCharType="separate"/>
      </w:r>
      <w:r>
        <w:t>14</w:t>
      </w:r>
      <w:r>
        <w:fldChar w:fldCharType="end"/>
      </w:r>
      <w:bookmarkEnd w:id="17"/>
      <w:r>
        <w:t xml:space="preserve">] Liu, Zhaoyang; Lai, Zeqiang; Gao, Zhangwei; Cui, Erfei; Li, Ziheng; Zhu, Xizhou; Lu, Lewei; Chen, Qifeng; Qiao, Yu; Dai, Jifeng; Wang, Wenhai. ControlLLM: Augment Language Models with Tools by Searching on Graphs. Computer Vision – ECCV 2024, 2025, 15070: 89–105. DOI: </w:t>
      </w:r>
      <w:r>
        <w:fldChar w:fldCharType="begin"/>
      </w:r>
      <w:r>
        <w:instrText xml:space="preserve"> HYPERLINK "https://doi.org/10.1007/978-3-031-73254-6_6" \h </w:instrText>
      </w:r>
      <w:r>
        <w:fldChar w:fldCharType="separate"/>
      </w:r>
      <w:r>
        <w:t>10.1007/978-3-031-73254-6_6</w:t>
      </w:r>
      <w:r>
        <w:fldChar w:fldCharType="end"/>
      </w:r>
      <w:r>
        <w:t xml:space="preserve">. </w:t>
      </w:r>
      <w:r>
        <w:fldChar w:fldCharType="begin"/>
      </w:r>
      <w:r>
        <w:instrText xml:space="preserve"> HYPERLINK "https://link.springer.com/chapter/10.1007/978-3-031-73254-6_6" \h </w:instrText>
      </w:r>
      <w:r>
        <w:fldChar w:fldCharType="separate"/>
      </w:r>
      <w:r>
        <w:t>https://link.springer.com/chapter/10.1007/978-3-031-73254-6_6</w:t>
      </w:r>
      <w:r>
        <w:fldChar w:fldCharType="end"/>
      </w:r>
      <w:r>
        <w:t>.</w:t>
      </w:r>
    </w:p>
    <w:p w14:paraId="37DB51A2">
      <w:pPr>
        <w:pStyle w:val="178"/>
      </w:pPr>
      <w:r>
        <w:t>[</w:t>
      </w:r>
      <w:bookmarkStart w:id="18" w:name="bib_lee2026innout"/>
      <w:r>
        <w:fldChar w:fldCharType="begin"/>
      </w:r>
      <w:r>
        <w:instrText xml:space="preserve"> SEQ Bibliography \* ARABIC </w:instrText>
      </w:r>
      <w:r>
        <w:fldChar w:fldCharType="separate"/>
      </w:r>
      <w:r>
        <w:t>15</w:t>
      </w:r>
      <w:r>
        <w:fldChar w:fldCharType="end"/>
      </w:r>
      <w:bookmarkEnd w:id="18"/>
      <w:r>
        <w:t xml:space="preserve">] Lee, Seungkyu; Kim, Nalim; Jo, Yohan. In-N-Out: A Parameter-Level API Graph Dataset for Tool Agents. arXiv:2509.01560v3, 2025. </w:t>
      </w:r>
      <w:r>
        <w:fldChar w:fldCharType="begin"/>
      </w:r>
      <w:r>
        <w:instrText xml:space="preserve"> HYPERLINK "https://arxiv.org/abs/2509.01560v3" \h </w:instrText>
      </w:r>
      <w:r>
        <w:fldChar w:fldCharType="separate"/>
      </w:r>
      <w:r>
        <w:t>https://arxiv.org/abs/2509.01560v3</w:t>
      </w:r>
      <w:r>
        <w:fldChar w:fldCharType="end"/>
      </w:r>
      <w:r>
        <w:t>.</w:t>
      </w:r>
    </w:p>
    <w:p w14:paraId="73D78692">
      <w:pPr>
        <w:pStyle w:val="178"/>
      </w:pPr>
      <w:r>
        <w:t>[</w:t>
      </w:r>
      <w:bookmarkStart w:id="19" w:name="bib_zhai2026hyperagent"/>
      <w:r>
        <w:fldChar w:fldCharType="begin"/>
      </w:r>
      <w:r>
        <w:instrText xml:space="preserve"> SEQ Bibliography \* ARABIC </w:instrText>
      </w:r>
      <w:r>
        <w:fldChar w:fldCharType="separate"/>
      </w:r>
      <w:r>
        <w:t>16</w:t>
      </w:r>
      <w:r>
        <w:fldChar w:fldCharType="end"/>
      </w:r>
      <w:bookmarkEnd w:id="19"/>
      <w:r>
        <w:t xml:space="preserve">] Zhai, Zian; Tan, Xingyu; Zou, Gaowang; Wang, Xiaoyang; Zhang, Wenjie. HyperAgent: Planning and Acting over Tool-Schema Hypergraphs for Tool-Use LLM Agents. arXiv preprint, 2026. </w:t>
      </w:r>
      <w:r>
        <w:fldChar w:fldCharType="begin"/>
      </w:r>
      <w:r>
        <w:instrText xml:space="preserve"> HYPERLINK "https://arxiv.org/abs/2608.02650v1" \h </w:instrText>
      </w:r>
      <w:r>
        <w:fldChar w:fldCharType="separate"/>
      </w:r>
      <w:r>
        <w:t>https://arxiv.org/abs/2608.02650v1</w:t>
      </w:r>
      <w:r>
        <w:fldChar w:fldCharType="end"/>
      </w:r>
      <w:r>
        <w:t>.</w:t>
      </w:r>
    </w:p>
    <w:p w14:paraId="2E527D43">
      <w:pPr>
        <w:pStyle w:val="178"/>
      </w:pPr>
      <w:r>
        <w:t>[</w:t>
      </w:r>
      <w:bookmarkStart w:id="20" w:name="bib_deng2023k2"/>
      <w:r>
        <w:fldChar w:fldCharType="begin"/>
      </w:r>
      <w:r>
        <w:instrText xml:space="preserve"> SEQ Bibliography \* ARABIC </w:instrText>
      </w:r>
      <w:r>
        <w:fldChar w:fldCharType="separate"/>
      </w:r>
      <w:r>
        <w:t>17</w:t>
      </w:r>
      <w:r>
        <w:fldChar w:fldCharType="end"/>
      </w:r>
      <w:bookmarkEnd w:id="20"/>
      <w:r>
        <w:t xml:space="preserve">] Deng, Cheng; Zhang, Tianhang; He, Zhongmou; Chen, Qiyuan; Shi, Yuanyuan; Xu, Yi; Fu, Luoyi; Zhang, Weinan; Wang, Xinbing; Zhou, Chenghu; Lin, Zhouhan; He, Junxian. K2: A Foundation Language Model for Geoscience Knowledge Understanding and Utilization. arXiv:2306.05064v2, 2023. </w:t>
      </w:r>
      <w:r>
        <w:fldChar w:fldCharType="begin"/>
      </w:r>
      <w:r>
        <w:instrText xml:space="preserve"> HYPERLINK "https://arxiv.org/abs/2306.05064v2" \h </w:instrText>
      </w:r>
      <w:r>
        <w:fldChar w:fldCharType="separate"/>
      </w:r>
      <w:r>
        <w:t>https://arxiv.org/abs/2306.05064v2</w:t>
      </w:r>
      <w:r>
        <w:fldChar w:fldCharType="end"/>
      </w:r>
      <w:r>
        <w:t>.</w:t>
      </w:r>
    </w:p>
    <w:p w14:paraId="2D9C2E4F">
      <w:pPr>
        <w:pStyle w:val="178"/>
      </w:pPr>
      <w:r>
        <w:t>[</w:t>
      </w:r>
      <w:bookmarkStart w:id="21" w:name="bib_chen2024geoagent"/>
      <w:r>
        <w:fldChar w:fldCharType="begin"/>
      </w:r>
      <w:r>
        <w:instrText xml:space="preserve"> SEQ Bibliography \* ARABIC </w:instrText>
      </w:r>
      <w:r>
        <w:fldChar w:fldCharType="separate"/>
      </w:r>
      <w:r>
        <w:t>18</w:t>
      </w:r>
      <w:r>
        <w:fldChar w:fldCharType="end"/>
      </w:r>
      <w:bookmarkEnd w:id="21"/>
      <w:r>
        <w:t xml:space="preserve">] Chen, Yuxing; Wang, Weijie; Lobry, Sylvain; Kurtz, Camille. An LLM Agent for Automatic Geospatial Data Analysis. arXiv preprint, 2024. </w:t>
      </w:r>
      <w:r>
        <w:fldChar w:fldCharType="begin"/>
      </w:r>
      <w:r>
        <w:instrText xml:space="preserve"> HYPERLINK "https://arxiv.org/abs/2410.18792v2" \h </w:instrText>
      </w:r>
      <w:r>
        <w:fldChar w:fldCharType="separate"/>
      </w:r>
      <w:r>
        <w:t>https://arxiv.org/abs/2410.18792v2</w:t>
      </w:r>
      <w:r>
        <w:fldChar w:fldCharType="end"/>
      </w:r>
      <w:r>
        <w:t>.</w:t>
      </w:r>
    </w:p>
    <w:p w14:paraId="5BA964AA">
      <w:pPr>
        <w:pStyle w:val="178"/>
        <w:sectPr>
          <w:headerReference r:id="rId31" w:type="default"/>
          <w:footerReference r:id="rId32" w:type="default"/>
          <w:type w:val="continuous"/>
          <w:pgSz w:w="12240" w:h="15840"/>
          <w:pgMar w:top="1674" w:right="1076" w:bottom="1693" w:left="1076" w:header="1080" w:footer="1200" w:gutter="0"/>
          <w:cols w:space="478" w:num="2"/>
          <w:docGrid w:linePitch="360" w:charSpace="0"/>
        </w:sectPr>
      </w:pPr>
      <w:r>
        <w:t>[</w:t>
      </w:r>
      <w:bookmarkStart w:id="22" w:name="bib_diaz2026geonature"/>
      <w:r>
        <w:fldChar w:fldCharType="begin"/>
      </w:r>
      <w:r>
        <w:instrText xml:space="preserve"> SEQ Bibliography \* ARABIC </w:instrText>
      </w:r>
      <w:r>
        <w:fldChar w:fldCharType="separate"/>
      </w:r>
      <w:r>
        <w:t>19</w:t>
      </w:r>
      <w:r>
        <w:fldChar w:fldCharType="end"/>
      </w:r>
      <w:bookmarkEnd w:id="22"/>
      <w:r>
        <w:t xml:space="preserve">] Diaz-Ireland, Gabriel; Prieto-Herráez, Diego; García Peces, Mario; Velázquez, Javier; Jain, Devika. GeoNatureAgent Benchmark: Benchmarking LLM Agents for Environmental Geospatial Analysis Across Frontier and Open-Weight Foundation Models. arXiv:2606.12821v2, 2026. </w:t>
      </w:r>
      <w:r>
        <w:fldChar w:fldCharType="begin"/>
      </w:r>
      <w:r>
        <w:instrText xml:space="preserve"> HYPERLINK "https://arxiv.org/abs/2606.12821v2" \h </w:instrText>
      </w:r>
      <w:r>
        <w:fldChar w:fldCharType="separate"/>
      </w:r>
      <w:r>
        <w:t>https://arxiv.org/abs/2606.12821v2</w:t>
      </w:r>
      <w:r>
        <w:fldChar w:fldCharType="end"/>
      </w:r>
      <w:r>
        <w:t>.</w:t>
      </w:r>
    </w:p>
    <w:p w14:paraId="0C87B10B">
      <w:pPr>
        <w:spacing w:line="240" w:lineRule="auto"/>
        <w:ind w:left="0" w:leftChars="0" w:firstLine="0" w:firstLineChars="0"/>
      </w:pPr>
    </w:p>
    <w:sectPr>
      <w:headerReference r:id="rId33" w:type="default"/>
      <w:footerReference r:id="rId34" w:type="default"/>
      <w:type w:val="continuous"/>
      <w:pgSz w:w="12240" w:h="15840"/>
      <w:pgMar w:top="1674" w:right="1076" w:bottom="1693" w:left="1076" w:header="1080" w:footer="1200" w:gutter="0"/>
      <w:cols w:space="478"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CA9BC4B-E323-4993-A4C0-4EA47AE133E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embedRegular r:id="rId2" w:fontKey="{6AC1226D-E1FF-420F-A194-B07D6611D458}"/>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F7956">
    <w:pPr>
      <w:pStyle w:val="24"/>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4F3D6">
    <w:pPr>
      <w:pStyle w:val="24"/>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283DD">
    <w:pPr>
      <w:pStyle w:val="24"/>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7AD18">
    <w:pPr>
      <w:pStyle w:val="24"/>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E7CAB">
    <w:pPr>
      <w:pStyle w:val="24"/>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1FED8">
    <w:pPr>
      <w:pStyle w:val="24"/>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97A9">
    <w:pPr>
      <w:pStyle w:val="24"/>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29537">
    <w:pPr>
      <w:pStyle w:val="24"/>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6BD0C">
    <w:pPr>
      <w:pStyle w:val="24"/>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A248A">
    <w:pPr>
      <w:pStyle w:val="24"/>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B771D">
    <w:pPr>
      <w:pStyle w:val="24"/>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A4402">
    <w:pPr>
      <w:pStyle w:val="24"/>
    </w:pP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23697">
    <w:pPr>
      <w:pStyle w:val="24"/>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3CCBC">
    <w:pPr>
      <w:pStyle w:val="24"/>
    </w:pP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6FF35">
    <w:pPr>
      <w:pStyle w:val="24"/>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6424C">
    <w:pPr>
      <w:ind w:firstLine="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CBC33">
    <w:pPr>
      <w:ind w:firstLine="0"/>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DE1E8">
    <w:pPr>
      <w:ind w:firstLine="0"/>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13E87">
    <w:pPr>
      <w:ind w:firstLine="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4BE08">
    <w:pPr>
      <w:ind w:firstLine="0"/>
      <w:jc w:val="cent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470FB">
    <w:pPr>
      <w:ind w:firstLine="0"/>
      <w:jc w:val="cent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56500">
    <w:pPr>
      <w:ind w:firstLine="0"/>
      <w:jc w:val="cent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F2B85">
    <w:pPr>
      <w:ind w:firstLine="0"/>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53E79">
    <w:pPr>
      <w:ind w:firstLine="0"/>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32618">
    <w:pPr>
      <w:ind w:firstLine="0"/>
      <w:jc w:val="cent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86ADE">
    <w:pPr>
      <w:ind w:firstLine="0"/>
      <w:jc w:val="cent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F3424">
    <w:pPr>
      <w:ind w:firstLine="0"/>
      <w:jc w:val="cent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77298">
    <w:pPr>
      <w:ind w:firstLine="0"/>
      <w:jc w:val="cent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E9CEF">
    <w:pPr>
      <w:ind w:firstLine="0"/>
      <w:jc w:val="cent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6156F">
    <w:pPr>
      <w:ind w:firstLine="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9A1CC0"/>
    <w:multiLevelType w:val="singleLevel"/>
    <w:tmpl w:val="CB9A1CC0"/>
    <w:lvl w:ilvl="0" w:tentative="0">
      <w:start w:val="1"/>
      <w:numFmt w:val="bullet"/>
      <w:lvlText w:val=""/>
      <w:lvlJc w:val="left"/>
      <w:pPr>
        <w:ind w:left="420" w:hanging="420"/>
      </w:pPr>
      <w:rPr>
        <w:rFonts w:hint="default" w:ascii="Wingdings" w:hAnsi="Wingdings"/>
      </w:rPr>
    </w:lvl>
  </w:abstractNum>
  <w:abstractNum w:abstractNumId="1">
    <w:nsid w:val="30DC1F67"/>
    <w:multiLevelType w:val="multilevel"/>
    <w:tmpl w:val="30DC1F67"/>
    <w:lvl w:ilvl="0" w:tentative="0">
      <w:start w:val="1"/>
      <w:numFmt w:val="decimal"/>
      <w:pStyle w:val="16"/>
      <w:suff w:val="space"/>
      <w:lvlText w:val="%1"/>
      <w:lvlJc w:val="left"/>
      <w:pPr>
        <w:ind w:left="0" w:firstLine="0"/>
      </w:pPr>
      <w:rPr>
        <w:rFonts w:ascii="Times New Roman" w:hAnsi="Times New Roman" w:eastAsia="黑体" w:cs="Times New Roman"/>
        <w:color w:val="000000"/>
        <w:sz w:val="28"/>
        <w:szCs w:val="28"/>
      </w:rPr>
    </w:lvl>
    <w:lvl w:ilvl="1" w:tentative="0">
      <w:start w:val="1"/>
      <w:numFmt w:val="decimal"/>
      <w:suff w:val="space"/>
      <w:lvlText w:val="%1.%2"/>
      <w:lvlJc w:val="left"/>
      <w:pPr>
        <w:ind w:left="0" w:firstLine="0"/>
      </w:pPr>
      <w:rPr>
        <w:rFonts w:ascii="Times New Roman" w:hAnsi="Times New Roman" w:eastAsia="黑体" w:cs="Times New Roman"/>
        <w:color w:val="000000"/>
        <w:sz w:val="24"/>
        <w:szCs w:val="24"/>
      </w:rPr>
    </w:lvl>
    <w:lvl w:ilvl="2" w:tentative="0">
      <w:start w:val="1"/>
      <w:numFmt w:val="decimal"/>
      <w:suff w:val="space"/>
      <w:lvlText w:val="%1.%2.%3"/>
      <w:lvlJc w:val="left"/>
      <w:pPr>
        <w:ind w:left="0" w:firstLine="0"/>
      </w:pPr>
      <w:rPr>
        <w:rFonts w:ascii="Times New Roman" w:hAnsi="Times New Roman" w:eastAsia="黑体" w:cs="Times New Roman"/>
        <w:color w:val="000000"/>
        <w:sz w:val="24"/>
        <w:szCs w:val="24"/>
      </w:rPr>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崔佳旭Jay">
    <w15:presenceInfo w15:providerId="WPS Office" w15:userId="80330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7CD2"/>
    <w:rsid w:val="00095CF7"/>
    <w:rsid w:val="000A2A59"/>
    <w:rsid w:val="0015074B"/>
    <w:rsid w:val="00165B24"/>
    <w:rsid w:val="001B395A"/>
    <w:rsid w:val="002038F6"/>
    <w:rsid w:val="00216591"/>
    <w:rsid w:val="00234B03"/>
    <w:rsid w:val="00287D43"/>
    <w:rsid w:val="0029639D"/>
    <w:rsid w:val="002C1014"/>
    <w:rsid w:val="002D76D2"/>
    <w:rsid w:val="0030598B"/>
    <w:rsid w:val="00326F90"/>
    <w:rsid w:val="003420DA"/>
    <w:rsid w:val="003824BA"/>
    <w:rsid w:val="00435F1E"/>
    <w:rsid w:val="00460D5C"/>
    <w:rsid w:val="00463FFF"/>
    <w:rsid w:val="004A4D7E"/>
    <w:rsid w:val="004F1678"/>
    <w:rsid w:val="00514948"/>
    <w:rsid w:val="005712D6"/>
    <w:rsid w:val="005B0328"/>
    <w:rsid w:val="005C4F12"/>
    <w:rsid w:val="005D7DAA"/>
    <w:rsid w:val="00617C34"/>
    <w:rsid w:val="00652C05"/>
    <w:rsid w:val="00664996"/>
    <w:rsid w:val="006909A0"/>
    <w:rsid w:val="006C7895"/>
    <w:rsid w:val="0075396A"/>
    <w:rsid w:val="007C717F"/>
    <w:rsid w:val="007D3733"/>
    <w:rsid w:val="007E2A59"/>
    <w:rsid w:val="008A1FDB"/>
    <w:rsid w:val="008C10E1"/>
    <w:rsid w:val="00906199"/>
    <w:rsid w:val="0092781A"/>
    <w:rsid w:val="00935711"/>
    <w:rsid w:val="009A69F6"/>
    <w:rsid w:val="009B1C92"/>
    <w:rsid w:val="009E1085"/>
    <w:rsid w:val="00A07419"/>
    <w:rsid w:val="00A60A51"/>
    <w:rsid w:val="00AA1D8D"/>
    <w:rsid w:val="00AA6E8B"/>
    <w:rsid w:val="00AF71A0"/>
    <w:rsid w:val="00B421C7"/>
    <w:rsid w:val="00B47730"/>
    <w:rsid w:val="00B6339F"/>
    <w:rsid w:val="00B92E1D"/>
    <w:rsid w:val="00BA1D75"/>
    <w:rsid w:val="00C343E7"/>
    <w:rsid w:val="00C66CD0"/>
    <w:rsid w:val="00C94E6C"/>
    <w:rsid w:val="00CB0664"/>
    <w:rsid w:val="00CD5C0A"/>
    <w:rsid w:val="00D84CE8"/>
    <w:rsid w:val="00D86ECE"/>
    <w:rsid w:val="00DA2302"/>
    <w:rsid w:val="00DA3541"/>
    <w:rsid w:val="00DC10D7"/>
    <w:rsid w:val="00DF5A3B"/>
    <w:rsid w:val="00EA0A7E"/>
    <w:rsid w:val="00EC4954"/>
    <w:rsid w:val="00F5376E"/>
    <w:rsid w:val="00F81745"/>
    <w:rsid w:val="00FC693F"/>
    <w:rsid w:val="010409B0"/>
    <w:rsid w:val="01211AD4"/>
    <w:rsid w:val="01D6498B"/>
    <w:rsid w:val="02CF5B33"/>
    <w:rsid w:val="02FB69F2"/>
    <w:rsid w:val="02FE3E7B"/>
    <w:rsid w:val="030A29F1"/>
    <w:rsid w:val="030D3696"/>
    <w:rsid w:val="03253AFD"/>
    <w:rsid w:val="032A2EC2"/>
    <w:rsid w:val="033D313F"/>
    <w:rsid w:val="036B7036"/>
    <w:rsid w:val="043F081A"/>
    <w:rsid w:val="044E7FB2"/>
    <w:rsid w:val="045D4B7F"/>
    <w:rsid w:val="0516090D"/>
    <w:rsid w:val="051B12D0"/>
    <w:rsid w:val="05C925C1"/>
    <w:rsid w:val="05E269CC"/>
    <w:rsid w:val="06612BC0"/>
    <w:rsid w:val="074F1149"/>
    <w:rsid w:val="08FD2E27"/>
    <w:rsid w:val="090108CB"/>
    <w:rsid w:val="09336F28"/>
    <w:rsid w:val="0946032A"/>
    <w:rsid w:val="0A5751F2"/>
    <w:rsid w:val="0AEC6CC4"/>
    <w:rsid w:val="0B8D7C6B"/>
    <w:rsid w:val="0C1F4E62"/>
    <w:rsid w:val="0D896A37"/>
    <w:rsid w:val="0E024985"/>
    <w:rsid w:val="0E0E5BA0"/>
    <w:rsid w:val="0E271DA9"/>
    <w:rsid w:val="0EBC360E"/>
    <w:rsid w:val="0F0F31C4"/>
    <w:rsid w:val="0F8E2A2A"/>
    <w:rsid w:val="0F9D3E41"/>
    <w:rsid w:val="0FE20680"/>
    <w:rsid w:val="0FF47A1A"/>
    <w:rsid w:val="10124BBF"/>
    <w:rsid w:val="10180A3A"/>
    <w:rsid w:val="10BC63F1"/>
    <w:rsid w:val="10D434D6"/>
    <w:rsid w:val="112A66B2"/>
    <w:rsid w:val="115340E5"/>
    <w:rsid w:val="11D47881"/>
    <w:rsid w:val="12EF37E0"/>
    <w:rsid w:val="13165211"/>
    <w:rsid w:val="131966C1"/>
    <w:rsid w:val="136046DE"/>
    <w:rsid w:val="137F462F"/>
    <w:rsid w:val="13D36C5E"/>
    <w:rsid w:val="13D767A4"/>
    <w:rsid w:val="1480197C"/>
    <w:rsid w:val="14DC59B9"/>
    <w:rsid w:val="14F21366"/>
    <w:rsid w:val="15AA64D6"/>
    <w:rsid w:val="15F15AC1"/>
    <w:rsid w:val="16072429"/>
    <w:rsid w:val="16747E6A"/>
    <w:rsid w:val="17066928"/>
    <w:rsid w:val="170F61FF"/>
    <w:rsid w:val="173E2BCB"/>
    <w:rsid w:val="178304A2"/>
    <w:rsid w:val="185C1918"/>
    <w:rsid w:val="187B6799"/>
    <w:rsid w:val="18EF64CA"/>
    <w:rsid w:val="191A70DD"/>
    <w:rsid w:val="192851D7"/>
    <w:rsid w:val="196B16E7"/>
    <w:rsid w:val="19B250D3"/>
    <w:rsid w:val="1A905159"/>
    <w:rsid w:val="1A950CB7"/>
    <w:rsid w:val="1AD42D15"/>
    <w:rsid w:val="1BBE3B9D"/>
    <w:rsid w:val="1BD152FF"/>
    <w:rsid w:val="1C5B5A42"/>
    <w:rsid w:val="1C6E3093"/>
    <w:rsid w:val="1CB3762C"/>
    <w:rsid w:val="1CFC04E9"/>
    <w:rsid w:val="1D04257E"/>
    <w:rsid w:val="1D1D719C"/>
    <w:rsid w:val="1D392227"/>
    <w:rsid w:val="1D3A5FA0"/>
    <w:rsid w:val="1D79334A"/>
    <w:rsid w:val="1D7C130D"/>
    <w:rsid w:val="1E1531E8"/>
    <w:rsid w:val="1E2D2F17"/>
    <w:rsid w:val="1E870D71"/>
    <w:rsid w:val="1EB47B61"/>
    <w:rsid w:val="1EB52400"/>
    <w:rsid w:val="1F334A54"/>
    <w:rsid w:val="1F587C55"/>
    <w:rsid w:val="1FAC5E91"/>
    <w:rsid w:val="1FE346CD"/>
    <w:rsid w:val="1FFC578E"/>
    <w:rsid w:val="20416795"/>
    <w:rsid w:val="211A411E"/>
    <w:rsid w:val="21824A35"/>
    <w:rsid w:val="22BB406C"/>
    <w:rsid w:val="23001DD5"/>
    <w:rsid w:val="23FC6C77"/>
    <w:rsid w:val="245C4A4D"/>
    <w:rsid w:val="245F0F7A"/>
    <w:rsid w:val="2493323E"/>
    <w:rsid w:val="25070E5D"/>
    <w:rsid w:val="25162E4E"/>
    <w:rsid w:val="258B383C"/>
    <w:rsid w:val="25CA0340"/>
    <w:rsid w:val="26377520"/>
    <w:rsid w:val="265A320F"/>
    <w:rsid w:val="267B565F"/>
    <w:rsid w:val="26B368B9"/>
    <w:rsid w:val="26C1158E"/>
    <w:rsid w:val="26F00CF2"/>
    <w:rsid w:val="27075144"/>
    <w:rsid w:val="27716A62"/>
    <w:rsid w:val="27BA5D13"/>
    <w:rsid w:val="28445F24"/>
    <w:rsid w:val="28C55974"/>
    <w:rsid w:val="29AA70BF"/>
    <w:rsid w:val="29B11FF8"/>
    <w:rsid w:val="29D37560"/>
    <w:rsid w:val="29E51041"/>
    <w:rsid w:val="29E7300B"/>
    <w:rsid w:val="2A5A30EF"/>
    <w:rsid w:val="2A693A20"/>
    <w:rsid w:val="2ABD7E2E"/>
    <w:rsid w:val="2AFB4FC0"/>
    <w:rsid w:val="2B3F7E27"/>
    <w:rsid w:val="2B493C2D"/>
    <w:rsid w:val="2B6C37C8"/>
    <w:rsid w:val="2B792D12"/>
    <w:rsid w:val="2CDE6947"/>
    <w:rsid w:val="2D2F71A3"/>
    <w:rsid w:val="2D6918C7"/>
    <w:rsid w:val="2E112405"/>
    <w:rsid w:val="2EF20488"/>
    <w:rsid w:val="2F5010F7"/>
    <w:rsid w:val="2F636D17"/>
    <w:rsid w:val="2FA96B3D"/>
    <w:rsid w:val="30A173DA"/>
    <w:rsid w:val="310B3A83"/>
    <w:rsid w:val="31264419"/>
    <w:rsid w:val="31BD1899"/>
    <w:rsid w:val="31F97D80"/>
    <w:rsid w:val="3364747B"/>
    <w:rsid w:val="3529097C"/>
    <w:rsid w:val="35FA0347"/>
    <w:rsid w:val="361A4B11"/>
    <w:rsid w:val="3656754F"/>
    <w:rsid w:val="36681D16"/>
    <w:rsid w:val="36706068"/>
    <w:rsid w:val="36851D82"/>
    <w:rsid w:val="36972C75"/>
    <w:rsid w:val="370451FC"/>
    <w:rsid w:val="37600498"/>
    <w:rsid w:val="376257C3"/>
    <w:rsid w:val="378A6A48"/>
    <w:rsid w:val="379412B3"/>
    <w:rsid w:val="37AD13F0"/>
    <w:rsid w:val="380D6333"/>
    <w:rsid w:val="38292D44"/>
    <w:rsid w:val="38A30A45"/>
    <w:rsid w:val="38A77049"/>
    <w:rsid w:val="38F9066F"/>
    <w:rsid w:val="3911678C"/>
    <w:rsid w:val="39B05A3B"/>
    <w:rsid w:val="3AC802EF"/>
    <w:rsid w:val="3AD46C94"/>
    <w:rsid w:val="3AFB7815"/>
    <w:rsid w:val="3B27770B"/>
    <w:rsid w:val="3C1F2841"/>
    <w:rsid w:val="3C2D0FBC"/>
    <w:rsid w:val="3C460A3B"/>
    <w:rsid w:val="3C7526A2"/>
    <w:rsid w:val="3D23371B"/>
    <w:rsid w:val="3D356CC6"/>
    <w:rsid w:val="3D5228D4"/>
    <w:rsid w:val="3D6036BC"/>
    <w:rsid w:val="3D980D34"/>
    <w:rsid w:val="3DD12D3B"/>
    <w:rsid w:val="3EA518F8"/>
    <w:rsid w:val="3EF41F05"/>
    <w:rsid w:val="3F4F5483"/>
    <w:rsid w:val="3F510DCC"/>
    <w:rsid w:val="3F6F7935"/>
    <w:rsid w:val="3FA24476"/>
    <w:rsid w:val="3FB21D3C"/>
    <w:rsid w:val="3FB758E1"/>
    <w:rsid w:val="40327E11"/>
    <w:rsid w:val="404E1296"/>
    <w:rsid w:val="40662A84"/>
    <w:rsid w:val="4102280F"/>
    <w:rsid w:val="414A4154"/>
    <w:rsid w:val="422E01D8"/>
    <w:rsid w:val="431467C7"/>
    <w:rsid w:val="43952E7F"/>
    <w:rsid w:val="44E1074E"/>
    <w:rsid w:val="452151CC"/>
    <w:rsid w:val="456A6B72"/>
    <w:rsid w:val="456B4699"/>
    <w:rsid w:val="458851E5"/>
    <w:rsid w:val="46F02884"/>
    <w:rsid w:val="480000CE"/>
    <w:rsid w:val="48AA3CD2"/>
    <w:rsid w:val="48BD1F0D"/>
    <w:rsid w:val="48DC12A8"/>
    <w:rsid w:val="490E5A67"/>
    <w:rsid w:val="49470F79"/>
    <w:rsid w:val="49606A92"/>
    <w:rsid w:val="49F27137"/>
    <w:rsid w:val="49F64E79"/>
    <w:rsid w:val="4A0330F2"/>
    <w:rsid w:val="4A2D016F"/>
    <w:rsid w:val="4A4E2E28"/>
    <w:rsid w:val="4BD25472"/>
    <w:rsid w:val="4BDF69F6"/>
    <w:rsid w:val="4C2F0F0C"/>
    <w:rsid w:val="4CDB65A8"/>
    <w:rsid w:val="4D3857A8"/>
    <w:rsid w:val="4D3A4B9C"/>
    <w:rsid w:val="4D470322"/>
    <w:rsid w:val="4DCA65D0"/>
    <w:rsid w:val="4F2558B8"/>
    <w:rsid w:val="4F824AB9"/>
    <w:rsid w:val="4FB21842"/>
    <w:rsid w:val="501A2F43"/>
    <w:rsid w:val="501F17CF"/>
    <w:rsid w:val="50EA6DB9"/>
    <w:rsid w:val="52972F71"/>
    <w:rsid w:val="529A68C0"/>
    <w:rsid w:val="53582700"/>
    <w:rsid w:val="53EE4E13"/>
    <w:rsid w:val="54295E4B"/>
    <w:rsid w:val="54DC110F"/>
    <w:rsid w:val="55324BCE"/>
    <w:rsid w:val="563C00B7"/>
    <w:rsid w:val="5706625C"/>
    <w:rsid w:val="57392849"/>
    <w:rsid w:val="579F3F38"/>
    <w:rsid w:val="57B91294"/>
    <w:rsid w:val="57D936E4"/>
    <w:rsid w:val="58004399"/>
    <w:rsid w:val="585E484C"/>
    <w:rsid w:val="587D6765"/>
    <w:rsid w:val="589E6E07"/>
    <w:rsid w:val="58E76125"/>
    <w:rsid w:val="597102E2"/>
    <w:rsid w:val="5A117165"/>
    <w:rsid w:val="5A4947D5"/>
    <w:rsid w:val="5A67147B"/>
    <w:rsid w:val="5AE53579"/>
    <w:rsid w:val="5B257885"/>
    <w:rsid w:val="5B4F7685"/>
    <w:rsid w:val="5B883E4B"/>
    <w:rsid w:val="5B896942"/>
    <w:rsid w:val="5BFC14FC"/>
    <w:rsid w:val="5C50666A"/>
    <w:rsid w:val="5C821F53"/>
    <w:rsid w:val="5CBE0A15"/>
    <w:rsid w:val="5CCD7CBB"/>
    <w:rsid w:val="5D2E3623"/>
    <w:rsid w:val="5DAA7FFC"/>
    <w:rsid w:val="5EA40410"/>
    <w:rsid w:val="5F024678"/>
    <w:rsid w:val="5F7A57AC"/>
    <w:rsid w:val="5FE13A7D"/>
    <w:rsid w:val="5FE64BF0"/>
    <w:rsid w:val="606D70BF"/>
    <w:rsid w:val="612F453E"/>
    <w:rsid w:val="634405AB"/>
    <w:rsid w:val="63517988"/>
    <w:rsid w:val="63A94DAB"/>
    <w:rsid w:val="63DE512B"/>
    <w:rsid w:val="64032A66"/>
    <w:rsid w:val="642C0428"/>
    <w:rsid w:val="64D32BC3"/>
    <w:rsid w:val="653C35A1"/>
    <w:rsid w:val="65423E64"/>
    <w:rsid w:val="65834815"/>
    <w:rsid w:val="6635242D"/>
    <w:rsid w:val="665F3BAB"/>
    <w:rsid w:val="6687311B"/>
    <w:rsid w:val="66AC7D60"/>
    <w:rsid w:val="66B6439D"/>
    <w:rsid w:val="66C53861"/>
    <w:rsid w:val="66E55550"/>
    <w:rsid w:val="673F50FA"/>
    <w:rsid w:val="675608AD"/>
    <w:rsid w:val="67900263"/>
    <w:rsid w:val="67DB2F9B"/>
    <w:rsid w:val="67E91721"/>
    <w:rsid w:val="67F0500B"/>
    <w:rsid w:val="67F15564"/>
    <w:rsid w:val="689618A9"/>
    <w:rsid w:val="68E24AEE"/>
    <w:rsid w:val="68F20AA9"/>
    <w:rsid w:val="693B7D5A"/>
    <w:rsid w:val="6B316C7D"/>
    <w:rsid w:val="6B5949F9"/>
    <w:rsid w:val="6BEA3CBA"/>
    <w:rsid w:val="6BEC40FB"/>
    <w:rsid w:val="6BEF3D8A"/>
    <w:rsid w:val="6C2A2A8C"/>
    <w:rsid w:val="6D394270"/>
    <w:rsid w:val="6D3B43ED"/>
    <w:rsid w:val="6D7E5FDA"/>
    <w:rsid w:val="6D827303"/>
    <w:rsid w:val="6E7B77B7"/>
    <w:rsid w:val="6E8612BC"/>
    <w:rsid w:val="6EA939B8"/>
    <w:rsid w:val="6EE36ECA"/>
    <w:rsid w:val="6EF77894"/>
    <w:rsid w:val="6F1978F4"/>
    <w:rsid w:val="6F376BF2"/>
    <w:rsid w:val="6F862A74"/>
    <w:rsid w:val="6F9916FA"/>
    <w:rsid w:val="6FA308E6"/>
    <w:rsid w:val="6FB1521A"/>
    <w:rsid w:val="6FE40391"/>
    <w:rsid w:val="70A1703D"/>
    <w:rsid w:val="7157594D"/>
    <w:rsid w:val="71725E55"/>
    <w:rsid w:val="724A54B2"/>
    <w:rsid w:val="724C51C6"/>
    <w:rsid w:val="72C74D55"/>
    <w:rsid w:val="72ED5B8D"/>
    <w:rsid w:val="732E6EBC"/>
    <w:rsid w:val="738102AD"/>
    <w:rsid w:val="74201FFB"/>
    <w:rsid w:val="74281D9D"/>
    <w:rsid w:val="744C0614"/>
    <w:rsid w:val="74CC6B39"/>
    <w:rsid w:val="74EF5B6E"/>
    <w:rsid w:val="751D2A0A"/>
    <w:rsid w:val="752C5CAF"/>
    <w:rsid w:val="75840CDB"/>
    <w:rsid w:val="759F3253"/>
    <w:rsid w:val="75D94B83"/>
    <w:rsid w:val="769515F9"/>
    <w:rsid w:val="76B0156C"/>
    <w:rsid w:val="76C0277E"/>
    <w:rsid w:val="7778706D"/>
    <w:rsid w:val="77DF1097"/>
    <w:rsid w:val="78397B5B"/>
    <w:rsid w:val="78471162"/>
    <w:rsid w:val="789A4C11"/>
    <w:rsid w:val="798556C6"/>
    <w:rsid w:val="79A55C5D"/>
    <w:rsid w:val="7A035B85"/>
    <w:rsid w:val="7B022DCE"/>
    <w:rsid w:val="7B5B5AA5"/>
    <w:rsid w:val="7BE349AD"/>
    <w:rsid w:val="7C835849"/>
    <w:rsid w:val="7D056BA5"/>
    <w:rsid w:val="7D481C1F"/>
    <w:rsid w:val="7D78086B"/>
    <w:rsid w:val="7DA97281"/>
    <w:rsid w:val="7DAA5057"/>
    <w:rsid w:val="7DF84014"/>
    <w:rsid w:val="7E2C29A8"/>
    <w:rsid w:val="7F473A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napToGrid w:val="0"/>
      <w:spacing w:line="220" w:lineRule="atLeast"/>
      <w:ind w:firstLine="200"/>
      <w:jc w:val="both"/>
    </w:pPr>
    <w:rPr>
      <w:rFonts w:ascii="Times New Roman" w:hAnsi="Times New Roman" w:eastAsia="宋体" w:cs="Times New Roman"/>
      <w:color w:val="000000"/>
      <w:sz w:val="18"/>
      <w:szCs w:val="18"/>
      <w:lang w:val="en-US" w:eastAsia="en-US" w:bidi="ar-SA"/>
    </w:rPr>
  </w:style>
  <w:style w:type="paragraph" w:styleId="3">
    <w:name w:val="heading 1"/>
    <w:basedOn w:val="1"/>
    <w:next w:val="1"/>
    <w:link w:val="141"/>
    <w:qFormat/>
    <w:uiPriority w:val="9"/>
    <w:pPr>
      <w:keepNext/>
      <w:spacing w:before="160" w:after="60" w:line="240" w:lineRule="atLeast"/>
      <w:ind w:firstLine="0"/>
      <w:outlineLvl w:val="0"/>
    </w:pPr>
    <w:rPr>
      <w:rFonts w:eastAsia="黑体"/>
      <w:b/>
      <w:bCs/>
      <w:sz w:val="20"/>
      <w:szCs w:val="20"/>
    </w:rPr>
  </w:style>
  <w:style w:type="paragraph" w:styleId="4">
    <w:name w:val="heading 2"/>
    <w:basedOn w:val="1"/>
    <w:next w:val="1"/>
    <w:link w:val="142"/>
    <w:unhideWhenUsed/>
    <w:qFormat/>
    <w:uiPriority w:val="9"/>
    <w:pPr>
      <w:keepNext/>
      <w:spacing w:before="160" w:after="60" w:line="240" w:lineRule="atLeast"/>
      <w:ind w:firstLine="0"/>
      <w:outlineLvl w:val="1"/>
    </w:pPr>
    <w:rPr>
      <w:rFonts w:eastAsia="黑体"/>
      <w:b/>
      <w:bCs/>
      <w:sz w:val="20"/>
      <w:szCs w:val="20"/>
    </w:rPr>
  </w:style>
  <w:style w:type="paragraph" w:styleId="5">
    <w:name w:val="heading 3"/>
    <w:basedOn w:val="1"/>
    <w:next w:val="1"/>
    <w:link w:val="143"/>
    <w:unhideWhenUsed/>
    <w:qFormat/>
    <w:uiPriority w:val="9"/>
    <w:pPr>
      <w:keepNext/>
      <w:spacing w:before="160" w:after="80" w:line="312" w:lineRule="auto"/>
      <w:ind w:firstLine="0"/>
      <w:outlineLvl w:val="2"/>
    </w:pPr>
    <w:rPr>
      <w:rFonts w:eastAsia="黑体"/>
      <w:b/>
      <w:bCs/>
    </w:rPr>
  </w:style>
  <w:style w:type="paragraph" w:styleId="6">
    <w:name w:val="heading 4"/>
    <w:basedOn w:val="1"/>
    <w:next w:val="1"/>
    <w:link w:val="153"/>
    <w:semiHidden/>
    <w:unhideWhenUsed/>
    <w:qFormat/>
    <w:uiPriority w:val="9"/>
    <w:pPr>
      <w:keepNext/>
      <w:keepLines/>
      <w:spacing w:before="200"/>
      <w:outlineLvl w:val="3"/>
    </w:pPr>
    <w:rPr>
      <w:b/>
      <w:bCs/>
      <w:i/>
      <w:iCs/>
    </w:rPr>
  </w:style>
  <w:style w:type="paragraph" w:styleId="7">
    <w:name w:val="heading 5"/>
    <w:basedOn w:val="1"/>
    <w:next w:val="1"/>
    <w:link w:val="154"/>
    <w:semiHidden/>
    <w:unhideWhenUsed/>
    <w:qFormat/>
    <w:uiPriority w:val="9"/>
    <w:pPr>
      <w:keepNext/>
      <w:keepLines/>
      <w:spacing w:before="200"/>
      <w:outlineLvl w:val="4"/>
    </w:pPr>
  </w:style>
  <w:style w:type="paragraph" w:styleId="8">
    <w:name w:val="heading 6"/>
    <w:basedOn w:val="1"/>
    <w:next w:val="1"/>
    <w:link w:val="155"/>
    <w:semiHidden/>
    <w:unhideWhenUsed/>
    <w:qFormat/>
    <w:uiPriority w:val="9"/>
    <w:pPr>
      <w:keepNext/>
      <w:keepLines/>
      <w:spacing w:before="200"/>
      <w:outlineLvl w:val="5"/>
    </w:pPr>
    <w:rPr>
      <w:i/>
      <w:iCs/>
    </w:rPr>
  </w:style>
  <w:style w:type="paragraph" w:styleId="9">
    <w:name w:val="heading 7"/>
    <w:basedOn w:val="1"/>
    <w:next w:val="1"/>
    <w:link w:val="156"/>
    <w:semiHidden/>
    <w:unhideWhenUsed/>
    <w:qFormat/>
    <w:uiPriority w:val="9"/>
    <w:pPr>
      <w:keepNext/>
      <w:keepLines/>
      <w:spacing w:before="200"/>
      <w:outlineLvl w:val="6"/>
    </w:pPr>
    <w:rPr>
      <w:i/>
      <w:iCs/>
    </w:rPr>
  </w:style>
  <w:style w:type="paragraph" w:styleId="10">
    <w:name w:val="heading 8"/>
    <w:basedOn w:val="1"/>
    <w:next w:val="1"/>
    <w:link w:val="157"/>
    <w:semiHidden/>
    <w:unhideWhenUsed/>
    <w:qFormat/>
    <w:uiPriority w:val="9"/>
    <w:pPr>
      <w:keepNext/>
      <w:keepLines/>
      <w:spacing w:before="200"/>
      <w:outlineLvl w:val="7"/>
    </w:pPr>
    <w:rPr>
      <w:sz w:val="20"/>
      <w:szCs w:val="20"/>
    </w:rPr>
  </w:style>
  <w:style w:type="paragraph" w:styleId="11">
    <w:name w:val="heading 9"/>
    <w:basedOn w:val="1"/>
    <w:next w:val="1"/>
    <w:link w:val="158"/>
    <w:semiHidden/>
    <w:unhideWhenUsed/>
    <w:qFormat/>
    <w:uiPriority w:val="9"/>
    <w:pPr>
      <w:keepNext/>
      <w:keepLines/>
      <w:spacing w:before="200"/>
      <w:outlineLvl w:val="8"/>
    </w:pPr>
    <w:rPr>
      <w:i/>
      <w:iCs/>
      <w:sz w:val="20"/>
      <w:szCs w:val="20"/>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color w:val="00000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tabs>
        <w:tab w:val="left" w:pos="360"/>
      </w:tabs>
      <w:contextualSpacing/>
    </w:pPr>
  </w:style>
  <w:style w:type="paragraph" w:styleId="14">
    <w:name w:val="List Number"/>
    <w:basedOn w:val="1"/>
    <w:unhideWhenUsed/>
    <w:qFormat/>
    <w:uiPriority w:val="99"/>
    <w:pPr>
      <w:tabs>
        <w:tab w:val="left" w:pos="360"/>
      </w:tabs>
      <w:contextualSpacing/>
    </w:pPr>
  </w:style>
  <w:style w:type="paragraph" w:styleId="15">
    <w:name w:val="caption"/>
    <w:basedOn w:val="1"/>
    <w:next w:val="1"/>
    <w:semiHidden/>
    <w:unhideWhenUsed/>
    <w:qFormat/>
    <w:uiPriority w:val="35"/>
    <w:pPr>
      <w:spacing w:before="80" w:after="80"/>
      <w:ind w:firstLine="0"/>
      <w:jc w:val="center"/>
    </w:pPr>
    <w:rPr>
      <w:bCs/>
    </w:rPr>
  </w:style>
  <w:style w:type="paragraph" w:styleId="16">
    <w:name w:val="List Bullet"/>
    <w:basedOn w:val="1"/>
    <w:unhideWhenUsed/>
    <w:qFormat/>
    <w:uiPriority w:val="99"/>
    <w:pPr>
      <w:numPr>
        <w:ilvl w:val="0"/>
        <w:numId w:val="1"/>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tabs>
        <w:tab w:val="left" w:pos="360"/>
      </w:tabs>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tabs>
        <w:tab w:val="left" w:pos="360"/>
      </w:tabs>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tabs>
        <w:tab w:val="left" w:pos="360"/>
      </w:tabs>
      <w:contextualSpacing/>
    </w:pPr>
  </w:style>
  <w:style w:type="paragraph" w:styleId="24">
    <w:name w:val="footer"/>
    <w:basedOn w:val="1"/>
    <w:link w:val="139"/>
    <w:unhideWhenUsed/>
    <w:qFormat/>
    <w:uiPriority w:val="99"/>
    <w:pPr>
      <w:jc w:val="center"/>
    </w:pPr>
    <w:rPr>
      <w:sz w:val="16"/>
      <w:szCs w:val="16"/>
    </w:rPr>
  </w:style>
  <w:style w:type="paragraph" w:styleId="25">
    <w:name w:val="header"/>
    <w:basedOn w:val="1"/>
    <w:link w:val="138"/>
    <w:unhideWhenUsed/>
    <w:qFormat/>
    <w:uiPriority w:val="99"/>
    <w:pPr>
      <w:tabs>
        <w:tab w:val="center" w:pos="4680"/>
        <w:tab w:val="right" w:pos="9360"/>
      </w:tabs>
      <w:spacing w:line="240" w:lineRule="auto"/>
      <w:ind w:firstLine="0"/>
      <w:jc w:val="center"/>
    </w:pPr>
  </w:style>
  <w:style w:type="paragraph" w:styleId="26">
    <w:name w:val="Subtitle"/>
    <w:basedOn w:val="1"/>
    <w:next w:val="1"/>
    <w:link w:val="145"/>
    <w:qFormat/>
    <w:uiPriority w:val="11"/>
    <w:pPr>
      <w:ind w:firstLineChars="200"/>
    </w:pPr>
    <w:rPr>
      <w:i/>
      <w:iCs/>
      <w:spacing w:val="15"/>
    </w:rPr>
  </w:style>
  <w:style w:type="paragraph" w:styleId="27">
    <w:name w:val="List"/>
    <w:basedOn w:val="1"/>
    <w:unhideWhenUsed/>
    <w:qFormat/>
    <w:uiPriority w:val="99"/>
    <w:pPr>
      <w:ind w:left="360" w:hanging="360"/>
      <w:contextualSpacing/>
    </w:pPr>
  </w:style>
  <w:style w:type="paragraph" w:styleId="28">
    <w:name w:val="Body Text 2"/>
    <w:basedOn w:val="1"/>
    <w:link w:val="148"/>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HTML Preformatted"/>
    <w:basedOn w:val="1"/>
    <w:semiHidden/>
    <w:unhideWhenUsed/>
    <w:qFormat/>
    <w:uiPriority w:val="99"/>
    <w:pPr>
      <w:ind w:firstLine="0"/>
      <w:jc w:val="left"/>
    </w:pPr>
    <w:rPr>
      <w:lang w:eastAsia="zh-CN"/>
    </w:rPr>
  </w:style>
  <w:style w:type="paragraph" w:styleId="31">
    <w:name w:val="Normal (Web)"/>
    <w:basedOn w:val="1"/>
    <w:semiHidden/>
    <w:unhideWhenUsed/>
    <w:qFormat/>
    <w:uiPriority w:val="99"/>
    <w:pPr>
      <w:spacing w:beforeAutospacing="1" w:afterAutospacing="1"/>
      <w:jc w:val="left"/>
    </w:pPr>
    <w:rPr>
      <w:sz w:val="24"/>
      <w:lang w:eastAsia="zh-CN"/>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keepNext/>
      <w:spacing w:after="140" w:line="420" w:lineRule="atLeast"/>
      <w:ind w:firstLine="0"/>
      <w:jc w:val="center"/>
    </w:pPr>
    <w:rPr>
      <w:rFonts w:eastAsia="黑体"/>
      <w:b/>
      <w:sz w:val="36"/>
      <w:szCs w:val="36"/>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rPr>
      <w:color w:val="000000"/>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rPr>
      <w:color w:val="365F91"/>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rPr>
      <w:color w:val="943634"/>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rPr>
      <w:color w:val="76923C"/>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5F497A"/>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49B"/>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36C0A"/>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rPr>
      <w:color w:val="000000"/>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Symbol" w:hAnsi="Symbol" w:eastAsia="黑体"/>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Symbol" w:hAnsi="Symbol" w:eastAsia="黑体"/>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Symbol" w:hAnsi="Symbol" w:eastAsia="黑体"/>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Symbol" w:hAnsi="Symbol" w:eastAsia="黑体"/>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Symbol" w:hAnsi="Symbol" w:eastAsia="黑体"/>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Symbol" w:hAnsi="Symbol" w:eastAsia="黑体"/>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Symbol" w:hAnsi="Symbol" w:eastAsia="黑体"/>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rPr>
      <w:rFonts w:ascii="Symbol" w:hAnsi="Symbol" w:eastAsia="黑体"/>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Symbol" w:hAnsi="Symbol" w:eastAsia="黑体"/>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Symbol" w:hAnsi="Symbol" w:eastAsia="黑体"/>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rPr>
      <w:rFonts w:ascii="Symbol" w:hAnsi="Symbol" w:eastAsia="黑体"/>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Symbol" w:hAnsi="Symbol" w:eastAsia="黑体"/>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rPr>
      <w:rFonts w:ascii="Symbol" w:hAnsi="Symbol" w:eastAsia="黑体"/>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rPr>
      <w:rFonts w:ascii="Symbol" w:hAnsi="Symbol" w:eastAsia="黑体"/>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rPr>
      <w:color w:val="000000"/>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rPr>
      <w:color w:val="000000"/>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rPr>
      <w:color w:val="000000"/>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rPr>
      <w:color w:val="000000"/>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rPr>
      <w:color w:val="000000"/>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rPr>
      <w:color w:val="000000"/>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rPr>
      <w:color w:val="000000"/>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rPr>
      <w:color w:val="000000"/>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rPr>
      <w:color w:val="000000"/>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rFonts w:ascii="Times New Roman" w:hAnsi="Times New Roman" w:eastAsia="宋体" w:cs="Times New Roman"/>
      <w:b/>
      <w:bCs/>
      <w:color w:val="000000"/>
    </w:rPr>
  </w:style>
  <w:style w:type="character" w:styleId="136">
    <w:name w:val="Emphasis"/>
    <w:basedOn w:val="134"/>
    <w:qFormat/>
    <w:uiPriority w:val="20"/>
    <w:rPr>
      <w:rFonts w:ascii="Times New Roman" w:hAnsi="Times New Roman" w:eastAsia="宋体" w:cs="Times New Roman"/>
      <w:i/>
      <w:iCs/>
      <w:color w:val="000000"/>
    </w:rPr>
  </w:style>
  <w:style w:type="character" w:styleId="137">
    <w:name w:val="HTML Code"/>
    <w:basedOn w:val="134"/>
    <w:semiHidden/>
    <w:unhideWhenUsed/>
    <w:qFormat/>
    <w:uiPriority w:val="99"/>
    <w:rPr>
      <w:rFonts w:ascii="Courier New" w:hAnsi="Courier New"/>
      <w:sz w:val="20"/>
    </w:rPr>
  </w:style>
  <w:style w:type="character" w:customStyle="1" w:styleId="138">
    <w:name w:val="页眉 字符"/>
    <w:basedOn w:val="134"/>
    <w:link w:val="25"/>
    <w:qFormat/>
    <w:uiPriority w:val="99"/>
    <w:rPr>
      <w:rFonts w:ascii="Times New Roman" w:hAnsi="Times New Roman" w:eastAsia="宋体" w:cs="Times New Roman"/>
      <w:color w:val="000000"/>
    </w:rPr>
  </w:style>
  <w:style w:type="character" w:customStyle="1" w:styleId="139">
    <w:name w:val="页脚 字符"/>
    <w:basedOn w:val="134"/>
    <w:link w:val="24"/>
    <w:qFormat/>
    <w:uiPriority w:val="99"/>
    <w:rPr>
      <w:rFonts w:ascii="Times New Roman" w:hAnsi="Times New Roman" w:eastAsia="宋体" w:cs="Times New Roman"/>
      <w:color w:val="000000"/>
    </w:rPr>
  </w:style>
  <w:style w:type="paragraph" w:styleId="140">
    <w:name w:val="No Spacing"/>
    <w:qFormat/>
    <w:uiPriority w:val="1"/>
    <w:rPr>
      <w:rFonts w:ascii="Times New Roman" w:hAnsi="Times New Roman" w:eastAsia="宋体" w:cs="Times New Roman"/>
      <w:color w:val="000000"/>
      <w:sz w:val="24"/>
      <w:szCs w:val="24"/>
      <w:lang w:val="en-US" w:eastAsia="en-US" w:bidi="ar-SA"/>
    </w:rPr>
  </w:style>
  <w:style w:type="character" w:customStyle="1" w:styleId="141">
    <w:name w:val="标题 1 字符"/>
    <w:basedOn w:val="134"/>
    <w:link w:val="3"/>
    <w:qFormat/>
    <w:uiPriority w:val="9"/>
    <w:rPr>
      <w:rFonts w:ascii="Times New Roman" w:hAnsi="Times New Roman" w:eastAsia="宋体" w:cs="Times New Roman"/>
      <w:b/>
      <w:bCs/>
      <w:color w:val="000000"/>
      <w:sz w:val="28"/>
      <w:szCs w:val="28"/>
    </w:rPr>
  </w:style>
  <w:style w:type="character" w:customStyle="1" w:styleId="142">
    <w:name w:val="标题 2 字符"/>
    <w:basedOn w:val="134"/>
    <w:link w:val="4"/>
    <w:qFormat/>
    <w:uiPriority w:val="9"/>
    <w:rPr>
      <w:rFonts w:ascii="Times New Roman" w:hAnsi="Times New Roman" w:eastAsia="宋体" w:cs="Times New Roman"/>
      <w:b/>
      <w:bCs/>
      <w:color w:val="000000"/>
      <w:sz w:val="26"/>
      <w:szCs w:val="26"/>
    </w:rPr>
  </w:style>
  <w:style w:type="character" w:customStyle="1" w:styleId="143">
    <w:name w:val="标题 3 字符"/>
    <w:basedOn w:val="134"/>
    <w:link w:val="5"/>
    <w:qFormat/>
    <w:uiPriority w:val="9"/>
    <w:rPr>
      <w:rFonts w:ascii="Times New Roman" w:hAnsi="Times New Roman" w:eastAsia="宋体" w:cs="Times New Roman"/>
      <w:b/>
      <w:bCs/>
      <w:color w:val="000000"/>
    </w:rPr>
  </w:style>
  <w:style w:type="character" w:customStyle="1" w:styleId="144">
    <w:name w:val="标题 字符"/>
    <w:basedOn w:val="134"/>
    <w:link w:val="33"/>
    <w:qFormat/>
    <w:uiPriority w:val="10"/>
    <w:rPr>
      <w:rFonts w:ascii="Times New Roman" w:hAnsi="Times New Roman" w:eastAsia="宋体" w:cs="Times New Roman"/>
      <w:color w:val="000000"/>
      <w:spacing w:val="5"/>
      <w:kern w:val="28"/>
      <w:sz w:val="52"/>
      <w:szCs w:val="52"/>
    </w:rPr>
  </w:style>
  <w:style w:type="character" w:customStyle="1" w:styleId="145">
    <w:name w:val="副标题 字符"/>
    <w:basedOn w:val="134"/>
    <w:link w:val="26"/>
    <w:qFormat/>
    <w:uiPriority w:val="11"/>
    <w:rPr>
      <w:rFonts w:ascii="Times New Roman" w:hAnsi="Times New Roman" w:eastAsia="宋体" w:cs="Times New Roman"/>
      <w:i/>
      <w:iCs/>
      <w:color w:val="000000"/>
      <w:spacing w:val="15"/>
      <w:sz w:val="24"/>
      <w:szCs w:val="24"/>
    </w:rPr>
  </w:style>
  <w:style w:type="paragraph" w:styleId="146">
    <w:name w:val="List Paragraph"/>
    <w:basedOn w:val="1"/>
    <w:qFormat/>
    <w:uiPriority w:val="34"/>
    <w:pPr>
      <w:ind w:firstLine="0"/>
      <w:contextualSpacing/>
    </w:pPr>
  </w:style>
  <w:style w:type="character" w:customStyle="1" w:styleId="147">
    <w:name w:val="正文文本 字符"/>
    <w:basedOn w:val="134"/>
    <w:link w:val="19"/>
    <w:qFormat/>
    <w:uiPriority w:val="99"/>
    <w:rPr>
      <w:rFonts w:ascii="Times New Roman" w:hAnsi="Times New Roman" w:eastAsia="宋体" w:cs="Times New Roman"/>
      <w:color w:val="000000"/>
    </w:rPr>
  </w:style>
  <w:style w:type="character" w:customStyle="1" w:styleId="148">
    <w:name w:val="正文文本 2 字符"/>
    <w:basedOn w:val="134"/>
    <w:link w:val="28"/>
    <w:qFormat/>
    <w:uiPriority w:val="99"/>
    <w:rPr>
      <w:rFonts w:ascii="Times New Roman" w:hAnsi="Times New Roman" w:eastAsia="宋体" w:cs="Times New Roman"/>
      <w:color w:val="000000"/>
    </w:rPr>
  </w:style>
  <w:style w:type="character" w:customStyle="1" w:styleId="149">
    <w:name w:val="正文文本 3 字符"/>
    <w:basedOn w:val="134"/>
    <w:link w:val="17"/>
    <w:qFormat/>
    <w:uiPriority w:val="99"/>
    <w:rPr>
      <w:rFonts w:ascii="Times New Roman" w:hAnsi="Times New Roman" w:eastAsia="宋体" w:cs="Times New Roman"/>
      <w:color w:val="000000"/>
      <w:sz w:val="16"/>
      <w:szCs w:val="16"/>
    </w:rPr>
  </w:style>
  <w:style w:type="character" w:customStyle="1" w:styleId="150">
    <w:name w:val="宏文本 字符"/>
    <w:basedOn w:val="134"/>
    <w:link w:val="2"/>
    <w:qFormat/>
    <w:uiPriority w:val="99"/>
    <w:rPr>
      <w:rFonts w:ascii="Times New Roman" w:hAnsi="Times New Roman" w:eastAsia="宋体" w:cs="Times New Roman"/>
      <w:color w:val="000000"/>
      <w:sz w:val="20"/>
      <w:szCs w:val="20"/>
    </w:rPr>
  </w:style>
  <w:style w:type="paragraph" w:styleId="151">
    <w:name w:val="Quote"/>
    <w:basedOn w:val="1"/>
    <w:next w:val="1"/>
    <w:link w:val="152"/>
    <w:qFormat/>
    <w:uiPriority w:val="29"/>
    <w:rPr>
      <w:i/>
      <w:iCs/>
    </w:rPr>
  </w:style>
  <w:style w:type="character" w:customStyle="1" w:styleId="152">
    <w:name w:val="引用 字符"/>
    <w:basedOn w:val="134"/>
    <w:link w:val="151"/>
    <w:qFormat/>
    <w:uiPriority w:val="29"/>
    <w:rPr>
      <w:rFonts w:ascii="Times New Roman" w:hAnsi="Times New Roman" w:eastAsia="宋体" w:cs="Times New Roman"/>
      <w:i/>
      <w:iCs/>
      <w:color w:val="000000"/>
    </w:rPr>
  </w:style>
  <w:style w:type="character" w:customStyle="1" w:styleId="153">
    <w:name w:val="标题 4 字符"/>
    <w:basedOn w:val="134"/>
    <w:link w:val="6"/>
    <w:semiHidden/>
    <w:qFormat/>
    <w:uiPriority w:val="9"/>
    <w:rPr>
      <w:rFonts w:ascii="Times New Roman" w:hAnsi="Times New Roman" w:eastAsia="宋体" w:cs="Times New Roman"/>
      <w:b/>
      <w:bCs/>
      <w:i/>
      <w:iCs/>
      <w:color w:val="000000"/>
    </w:rPr>
  </w:style>
  <w:style w:type="character" w:customStyle="1" w:styleId="154">
    <w:name w:val="标题 5 字符"/>
    <w:basedOn w:val="134"/>
    <w:link w:val="7"/>
    <w:semiHidden/>
    <w:qFormat/>
    <w:uiPriority w:val="9"/>
    <w:rPr>
      <w:rFonts w:ascii="Times New Roman" w:hAnsi="Times New Roman" w:eastAsia="宋体" w:cs="Times New Roman"/>
      <w:color w:val="000000"/>
    </w:rPr>
  </w:style>
  <w:style w:type="character" w:customStyle="1" w:styleId="155">
    <w:name w:val="标题 6 字符"/>
    <w:basedOn w:val="134"/>
    <w:link w:val="8"/>
    <w:semiHidden/>
    <w:qFormat/>
    <w:uiPriority w:val="9"/>
    <w:rPr>
      <w:rFonts w:ascii="Times New Roman" w:hAnsi="Times New Roman" w:eastAsia="宋体" w:cs="Times New Roman"/>
      <w:i/>
      <w:iCs/>
      <w:color w:val="000000"/>
    </w:rPr>
  </w:style>
  <w:style w:type="character" w:customStyle="1" w:styleId="156">
    <w:name w:val="标题 7 字符"/>
    <w:basedOn w:val="134"/>
    <w:link w:val="9"/>
    <w:semiHidden/>
    <w:qFormat/>
    <w:uiPriority w:val="9"/>
    <w:rPr>
      <w:rFonts w:ascii="Times New Roman" w:hAnsi="Times New Roman" w:eastAsia="宋体" w:cs="Times New Roman"/>
      <w:i/>
      <w:iCs/>
      <w:color w:val="000000"/>
    </w:rPr>
  </w:style>
  <w:style w:type="character" w:customStyle="1" w:styleId="157">
    <w:name w:val="标题 8 字符"/>
    <w:basedOn w:val="134"/>
    <w:link w:val="10"/>
    <w:semiHidden/>
    <w:qFormat/>
    <w:uiPriority w:val="9"/>
    <w:rPr>
      <w:rFonts w:ascii="Times New Roman" w:hAnsi="Times New Roman" w:eastAsia="宋体" w:cs="Times New Roman"/>
      <w:color w:val="000000"/>
      <w:sz w:val="20"/>
      <w:szCs w:val="20"/>
    </w:rPr>
  </w:style>
  <w:style w:type="character" w:customStyle="1" w:styleId="158">
    <w:name w:val="标题 9 字符"/>
    <w:basedOn w:val="134"/>
    <w:link w:val="11"/>
    <w:semiHidden/>
    <w:qFormat/>
    <w:uiPriority w:val="9"/>
    <w:rPr>
      <w:rFonts w:ascii="Times New Roman" w:hAnsi="Times New Roman" w:eastAsia="宋体" w:cs="Times New Roman"/>
      <w:i/>
      <w:iCs/>
      <w:color w:val="000000"/>
      <w:sz w:val="20"/>
      <w:szCs w:val="20"/>
    </w:rPr>
  </w:style>
  <w:style w:type="paragraph" w:styleId="159">
    <w:name w:val="Intense Quote"/>
    <w:basedOn w:val="1"/>
    <w:next w:val="1"/>
    <w:link w:val="160"/>
    <w:qFormat/>
    <w:uiPriority w:val="30"/>
    <w:pPr>
      <w:spacing w:before="200" w:after="280"/>
      <w:ind w:left="936" w:right="936"/>
    </w:pPr>
    <w:rPr>
      <w:b/>
      <w:bCs/>
      <w:i/>
      <w:iCs/>
    </w:rPr>
  </w:style>
  <w:style w:type="character" w:customStyle="1" w:styleId="160">
    <w:name w:val="明显引用 字符"/>
    <w:basedOn w:val="134"/>
    <w:link w:val="159"/>
    <w:qFormat/>
    <w:uiPriority w:val="30"/>
    <w:rPr>
      <w:rFonts w:ascii="Times New Roman" w:hAnsi="Times New Roman" w:eastAsia="宋体" w:cs="Times New Roman"/>
      <w:b/>
      <w:bCs/>
      <w:i/>
      <w:iCs/>
      <w:color w:val="000000"/>
    </w:rPr>
  </w:style>
  <w:style w:type="character" w:customStyle="1" w:styleId="161">
    <w:name w:val="不明显强调1"/>
    <w:basedOn w:val="134"/>
    <w:qFormat/>
    <w:uiPriority w:val="19"/>
    <w:rPr>
      <w:rFonts w:ascii="Times New Roman" w:hAnsi="Times New Roman" w:eastAsia="宋体" w:cs="Times New Roman"/>
      <w:i/>
      <w:iCs/>
      <w:color w:val="000000"/>
    </w:rPr>
  </w:style>
  <w:style w:type="character" w:customStyle="1" w:styleId="162">
    <w:name w:val="明显强调1"/>
    <w:basedOn w:val="134"/>
    <w:qFormat/>
    <w:uiPriority w:val="21"/>
    <w:rPr>
      <w:rFonts w:ascii="Times New Roman" w:hAnsi="Times New Roman" w:eastAsia="宋体" w:cs="Times New Roman"/>
      <w:b/>
      <w:bCs/>
      <w:i/>
      <w:iCs/>
      <w:color w:val="000000"/>
    </w:rPr>
  </w:style>
  <w:style w:type="character" w:customStyle="1" w:styleId="163">
    <w:name w:val="不明显参考1"/>
    <w:basedOn w:val="134"/>
    <w:qFormat/>
    <w:uiPriority w:val="31"/>
    <w:rPr>
      <w:rFonts w:ascii="Times New Roman" w:hAnsi="Times New Roman" w:eastAsia="宋体" w:cs="Times New Roman"/>
      <w:smallCaps/>
      <w:color w:val="000000"/>
      <w:u w:val="single"/>
    </w:rPr>
  </w:style>
  <w:style w:type="character" w:customStyle="1" w:styleId="164">
    <w:name w:val="明显参考1"/>
    <w:basedOn w:val="134"/>
    <w:qFormat/>
    <w:uiPriority w:val="32"/>
    <w:rPr>
      <w:rFonts w:ascii="Times New Roman" w:hAnsi="Times New Roman" w:eastAsia="宋体" w:cs="Times New Roman"/>
      <w:b/>
      <w:bCs/>
      <w:smallCaps/>
      <w:color w:val="000000"/>
      <w:spacing w:val="5"/>
      <w:u w:val="single"/>
    </w:rPr>
  </w:style>
  <w:style w:type="character" w:customStyle="1" w:styleId="165">
    <w:name w:val="书籍标题1"/>
    <w:basedOn w:val="134"/>
    <w:qFormat/>
    <w:uiPriority w:val="33"/>
    <w:rPr>
      <w:rFonts w:ascii="Times New Roman" w:hAnsi="Times New Roman" w:eastAsia="宋体" w:cs="Times New Roman"/>
      <w:b/>
      <w:bCs/>
      <w:smallCaps/>
      <w:color w:val="000000"/>
      <w:spacing w:val="5"/>
    </w:rPr>
  </w:style>
  <w:style w:type="paragraph" w:customStyle="1" w:styleId="166">
    <w:name w:val="TOC 标题1"/>
    <w:basedOn w:val="3"/>
    <w:next w:val="1"/>
    <w:semiHidden/>
    <w:unhideWhenUsed/>
    <w:qFormat/>
    <w:uiPriority w:val="39"/>
    <w:pPr>
      <w:outlineLvl w:val="9"/>
    </w:pPr>
    <w:rPr>
      <w:rFonts w:eastAsia="宋体"/>
    </w:rPr>
  </w:style>
  <w:style w:type="paragraph" w:customStyle="1" w:styleId="167">
    <w:name w:val="Author"/>
    <w:basedOn w:val="1"/>
    <w:qFormat/>
    <w:uiPriority w:val="0"/>
    <w:pPr>
      <w:keepNext/>
      <w:spacing w:after="200" w:line="280" w:lineRule="atLeast"/>
      <w:ind w:firstLine="0"/>
      <w:jc w:val="center"/>
    </w:pPr>
    <w:rPr>
      <w:sz w:val="24"/>
      <w:szCs w:val="24"/>
    </w:rPr>
  </w:style>
  <w:style w:type="paragraph" w:customStyle="1" w:styleId="168">
    <w:name w:val="Abstract"/>
    <w:basedOn w:val="1"/>
    <w:qFormat/>
    <w:uiPriority w:val="0"/>
    <w:pPr>
      <w:spacing w:line="312" w:lineRule="auto"/>
      <w:ind w:firstLine="0"/>
    </w:pPr>
    <w:rPr>
      <w:sz w:val="21"/>
      <w:szCs w:val="21"/>
    </w:rPr>
  </w:style>
  <w:style w:type="paragraph" w:customStyle="1" w:styleId="169">
    <w:name w:val="Keywords"/>
    <w:basedOn w:val="1"/>
    <w:qFormat/>
    <w:uiPriority w:val="0"/>
    <w:pPr>
      <w:spacing w:before="120" w:after="200" w:line="312" w:lineRule="auto"/>
      <w:ind w:firstLine="0"/>
    </w:pPr>
    <w:rPr>
      <w:sz w:val="21"/>
      <w:szCs w:val="21"/>
    </w:rPr>
  </w:style>
  <w:style w:type="paragraph" w:customStyle="1" w:styleId="170">
    <w:name w:val="Unnumbered Heading"/>
    <w:basedOn w:val="1"/>
    <w:qFormat/>
    <w:uiPriority w:val="0"/>
    <w:pPr>
      <w:keepNext/>
      <w:spacing w:before="240" w:after="120" w:line="312" w:lineRule="auto"/>
      <w:ind w:firstLine="0"/>
      <w:jc w:val="left"/>
      <w:outlineLvl w:val="0"/>
    </w:pPr>
    <w:rPr>
      <w:rFonts w:eastAsia="黑体"/>
      <w:b/>
      <w:sz w:val="28"/>
      <w:szCs w:val="28"/>
    </w:rPr>
  </w:style>
  <w:style w:type="paragraph" w:customStyle="1" w:styleId="171">
    <w:name w:val="Appendix Heading"/>
    <w:basedOn w:val="1"/>
    <w:qFormat/>
    <w:uiPriority w:val="0"/>
    <w:pPr>
      <w:keepNext/>
      <w:spacing w:before="240" w:after="120" w:line="312" w:lineRule="auto"/>
      <w:ind w:firstLine="0"/>
      <w:jc w:val="left"/>
      <w:outlineLvl w:val="0"/>
    </w:pPr>
    <w:rPr>
      <w:rFonts w:eastAsia="黑体"/>
      <w:b/>
      <w:sz w:val="28"/>
      <w:szCs w:val="28"/>
    </w:rPr>
  </w:style>
  <w:style w:type="paragraph" w:customStyle="1" w:styleId="172">
    <w:name w:val="Table Caption"/>
    <w:basedOn w:val="15"/>
    <w:qFormat/>
    <w:uiPriority w:val="0"/>
    <w:pPr>
      <w:spacing w:before="160"/>
    </w:pPr>
  </w:style>
  <w:style w:type="paragraph" w:customStyle="1" w:styleId="173">
    <w:name w:val="Figure Caption"/>
    <w:basedOn w:val="15"/>
    <w:qFormat/>
    <w:uiPriority w:val="0"/>
    <w:pPr>
      <w:spacing w:after="160"/>
    </w:pPr>
  </w:style>
  <w:style w:type="paragraph" w:customStyle="1" w:styleId="174">
    <w:name w:val="Figure"/>
    <w:basedOn w:val="1"/>
    <w:qFormat/>
    <w:uiPriority w:val="0"/>
    <w:pPr>
      <w:keepNext/>
      <w:spacing w:before="160" w:line="240" w:lineRule="auto"/>
      <w:ind w:firstLine="0"/>
      <w:jc w:val="center"/>
    </w:pPr>
    <w:rPr>
      <w:sz w:val="21"/>
      <w:szCs w:val="21"/>
    </w:rPr>
  </w:style>
  <w:style w:type="paragraph" w:customStyle="1" w:styleId="175">
    <w:name w:val="Table Text"/>
    <w:basedOn w:val="1"/>
    <w:qFormat/>
    <w:uiPriority w:val="0"/>
    <w:pPr>
      <w:ind w:firstLine="0"/>
    </w:pPr>
  </w:style>
  <w:style w:type="paragraph" w:customStyle="1" w:styleId="176">
    <w:name w:val="Table Number"/>
    <w:basedOn w:val="1"/>
    <w:qFormat/>
    <w:uiPriority w:val="0"/>
    <w:pPr>
      <w:spacing w:line="288" w:lineRule="auto"/>
      <w:ind w:firstLine="0"/>
      <w:jc w:val="center"/>
    </w:pPr>
    <w:rPr>
      <w:sz w:val="21"/>
      <w:szCs w:val="21"/>
    </w:rPr>
  </w:style>
  <w:style w:type="paragraph" w:customStyle="1" w:styleId="177">
    <w:name w:val="Table Header"/>
    <w:basedOn w:val="1"/>
    <w:qFormat/>
    <w:uiPriority w:val="0"/>
    <w:pPr>
      <w:keepNext/>
      <w:spacing w:line="288" w:lineRule="auto"/>
      <w:ind w:firstLine="0"/>
      <w:jc w:val="center"/>
    </w:pPr>
    <w:rPr>
      <w:b/>
      <w:sz w:val="21"/>
      <w:szCs w:val="21"/>
    </w:rPr>
  </w:style>
  <w:style w:type="paragraph" w:customStyle="1" w:styleId="178">
    <w:name w:val="Reference"/>
    <w:basedOn w:val="1"/>
    <w:qFormat/>
    <w:uiPriority w:val="0"/>
    <w:pPr>
      <w:spacing w:after="35" w:line="180" w:lineRule="atLeast"/>
      <w:ind w:left="240" w:hanging="240"/>
      <w:jc w:val="left"/>
    </w:pPr>
    <w:rPr>
      <w:sz w:val="16"/>
      <w:szCs w:val="16"/>
    </w:rPr>
  </w:style>
  <w:style w:type="paragraph" w:customStyle="1" w:styleId="179">
    <w:name w:val="Equation"/>
    <w:basedOn w:val="1"/>
    <w:qFormat/>
    <w:uiPriority w:val="0"/>
    <w:pPr>
      <w:ind w:firstLine="0"/>
    </w:pPr>
  </w:style>
  <w:style w:type="paragraph" w:customStyle="1" w:styleId="180">
    <w:name w:val="Source Note"/>
    <w:basedOn w:val="1"/>
    <w:qFormat/>
    <w:uiPriority w:val="0"/>
    <w:pPr>
      <w:jc w:val="left"/>
    </w:pPr>
  </w:style>
  <w:style w:type="paragraph" w:customStyle="1" w:styleId="181">
    <w:name w:val="Table Note"/>
    <w:basedOn w:val="1"/>
    <w:qFormat/>
    <w:uiPriority w:val="0"/>
    <w:pPr>
      <w:spacing w:before="80" w:after="120" w:line="288" w:lineRule="auto"/>
      <w:ind w:firstLine="0"/>
      <w:jc w:val="left"/>
    </w:pPr>
    <w:rPr>
      <w:sz w:val="21"/>
      <w:szCs w:val="21"/>
    </w:rPr>
  </w:style>
  <w:style w:type="paragraph" w:customStyle="1" w:styleId="182">
    <w:name w:val="Equation Number"/>
    <w:basedOn w:val="1"/>
    <w:qFormat/>
    <w:uiPriority w:val="0"/>
    <w:pPr>
      <w:spacing w:line="288" w:lineRule="auto"/>
      <w:ind w:firstLine="0"/>
      <w:jc w:val="right"/>
    </w:pPr>
    <w:rPr>
      <w:sz w:val="21"/>
      <w:szCs w:val="21"/>
    </w:rPr>
  </w:style>
  <w:style w:type="paragraph" w:customStyle="1" w:styleId="183">
    <w:name w:val="Algorithm Caption"/>
    <w:basedOn w:val="1"/>
    <w:qFormat/>
    <w:uiPriority w:val="0"/>
    <w:pPr>
      <w:keepNext/>
      <w:spacing w:before="160" w:after="80" w:line="288" w:lineRule="auto"/>
      <w:ind w:firstLine="0"/>
      <w:jc w:val="left"/>
    </w:pPr>
    <w:rPr>
      <w:b/>
      <w:sz w:val="21"/>
      <w:szCs w:val="21"/>
    </w:rPr>
  </w:style>
  <w:style w:type="paragraph" w:customStyle="1" w:styleId="184">
    <w:name w:val="Algorithm 0"/>
    <w:basedOn w:val="1"/>
    <w:qFormat/>
    <w:uiPriority w:val="0"/>
    <w:pPr>
      <w:keepNext/>
      <w:spacing w:after="40" w:line="276" w:lineRule="auto"/>
      <w:ind w:left="380" w:hanging="380"/>
      <w:jc w:val="left"/>
    </w:pPr>
    <w:rPr>
      <w:sz w:val="21"/>
      <w:szCs w:val="21"/>
    </w:rPr>
  </w:style>
  <w:style w:type="paragraph" w:customStyle="1" w:styleId="185">
    <w:name w:val="Algorithm 1"/>
    <w:basedOn w:val="1"/>
    <w:qFormat/>
    <w:uiPriority w:val="0"/>
    <w:pPr>
      <w:keepNext/>
      <w:spacing w:after="40" w:line="276" w:lineRule="auto"/>
      <w:ind w:left="620" w:hanging="380"/>
      <w:jc w:val="left"/>
    </w:pPr>
    <w:rPr>
      <w:sz w:val="21"/>
      <w:szCs w:val="21"/>
    </w:rPr>
  </w:style>
  <w:style w:type="paragraph" w:customStyle="1" w:styleId="186">
    <w:name w:val="Algorithm 2"/>
    <w:basedOn w:val="1"/>
    <w:qFormat/>
    <w:uiPriority w:val="0"/>
    <w:pPr>
      <w:keepNext/>
      <w:spacing w:after="40" w:line="276" w:lineRule="auto"/>
      <w:ind w:left="860" w:hanging="380"/>
      <w:jc w:val="left"/>
    </w:pPr>
    <w:rPr>
      <w:sz w:val="21"/>
      <w:szCs w:val="21"/>
    </w:rPr>
  </w:style>
  <w:style w:type="paragraph" w:customStyle="1" w:styleId="187">
    <w:name w:val="Evidence Note"/>
    <w:basedOn w:val="1"/>
    <w:qFormat/>
    <w:uiPriority w:val="0"/>
    <w:pPr>
      <w:spacing w:before="60" w:after="100" w:line="312" w:lineRule="auto"/>
      <w:ind w:firstLine="0"/>
      <w:jc w:val="left"/>
    </w:pPr>
    <w:rPr>
      <w:sz w:val="21"/>
      <w:szCs w:val="21"/>
    </w:rPr>
  </w:style>
  <w:style w:type="paragraph" w:customStyle="1" w:styleId="188">
    <w:name w:val="Algorithm Text"/>
    <w:basedOn w:val="1"/>
    <w:qFormat/>
    <w:uiPriority w:val="0"/>
    <w:pPr>
      <w:spacing w:after="40" w:line="283" w:lineRule="auto"/>
      <w:ind w:firstLine="0"/>
      <w:jc w:val="left"/>
    </w:pPr>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4" Type="http://schemas.microsoft.com/office/2011/relationships/people" Target="people.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numbering" Target="numbering.xml"/><Relationship Id="rId40" Type="http://schemas.openxmlformats.org/officeDocument/2006/relationships/image" Target="media/image5.png"/><Relationship Id="rId4" Type="http://schemas.openxmlformats.org/officeDocument/2006/relationships/endnotes" Target="endnotes.xml"/><Relationship Id="rId39" Type="http://schemas.openxmlformats.org/officeDocument/2006/relationships/image" Target="media/image4.png"/><Relationship Id="rId38" Type="http://schemas.openxmlformats.org/officeDocument/2006/relationships/image" Target="media/image3.png"/><Relationship Id="rId37" Type="http://schemas.openxmlformats.org/officeDocument/2006/relationships/image" Target="media/image2.png"/><Relationship Id="rId36" Type="http://schemas.openxmlformats.org/officeDocument/2006/relationships/image" Target="media/image1.png"/><Relationship Id="rId35" Type="http://schemas.openxmlformats.org/officeDocument/2006/relationships/theme" Target="theme/theme1.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宋体"/>
        <a:cs typeface="Times New Roman"/>
        <a:font script="Jpan" typeface="宋体"/>
        <a:font script="Hang" typeface="宋体"/>
        <a:font script="Hans" typeface="宋体"/>
        <a:font script="Hant" typeface="宋体"/>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宋体"/>
        <a:cs typeface="Times New Roman"/>
        <a:font script="Jpan" typeface="宋体"/>
        <a:font script="Hang" typeface="宋体"/>
        <a:font script="Hans" typeface="宋体"/>
        <a:font script="Hant" typeface="宋体"/>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12</Pages>
  <Words>11250</Words>
  <Characters>12941</Characters>
  <Lines>183</Lines>
  <Paragraphs>51</Paragraphs>
  <TotalTime>0</TotalTime>
  <ScaleCrop>false</ScaleCrop>
  <LinksUpToDate>false</LinksUpToDate>
  <CharactersWithSpaces>13078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2026-10-06T15:24:00Z</dcterms:created>
  <dc:creator>꧁sunny boy꧂</dc:creator>
  <dc:description>按用户要求仅提供图片待填位置与作图说明，不嵌入图片。</dc:description>
  <cp:lastModifiedBy>崔佳旭Jay</cp:lastModifiedBy>
  <dcterms:modified xsi:type="dcterms:W3CDTF">2026-10-07T13:12:41Z</dcterms:modified>
  <dc:subject>AAMAS 2027 工具使用智能体中文论文</dc:subject>
  <dc:title>AgentGS 面向任务组合的分层能力表示与超图缺失能力补全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eyJoZGlkIjoiOWZkOTM4OTExYWNhN2ZmZDVhNWU0MGQ0ZTRjMTA3MTAiLCJ1c2VySWQiOiI1MTQyMDc3NTAifQ==</vt:lpwstr>
  </property>
  <property fmtid="{D5CDD505-2E9C-101B-9397-08002B2CF9AE}" pid="3" name="KSOProductBuildVer">
    <vt:lpwstr>2052-12.1.0.28505</vt:lpwstr>
  </property>
  <property fmtid="{D5CDD505-2E9C-101B-9397-08002B2CF9AE}" pid="4" name="ICV">
    <vt:lpwstr>C561E74D302C4094AD8606E3B0834FE9_13</vt:lpwstr>
  </property>
</Properties>
</file>